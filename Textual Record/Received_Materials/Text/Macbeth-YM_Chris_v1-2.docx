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AE8C6" w14:textId="50D103A6" w:rsidR="00E324CC" w:rsidRDefault="00000000">
      <w:pPr>
        <w:jc w:val="center"/>
        <w:rPr>
          <w:rFonts w:ascii="Times New Roman" w:hAnsi="Times New Roman"/>
          <w:sz w:val="32"/>
          <w:szCs w:val="32"/>
        </w:rPr>
      </w:pPr>
      <w:r>
        <w:rPr>
          <w:rFonts w:ascii="Times New Roman" w:hAnsi="Times New Roman"/>
          <w:sz w:val="32"/>
          <w:szCs w:val="32"/>
        </w:rPr>
        <w:t>Macbeth</w:t>
      </w:r>
    </w:p>
    <w:p w14:paraId="3FF0B006" w14:textId="77777777" w:rsidR="00E324CC" w:rsidRDefault="00E324CC">
      <w:pPr>
        <w:rPr>
          <w:rFonts w:ascii="Times New Roman" w:hAnsi="Times New Roman"/>
          <w:sz w:val="22"/>
          <w:szCs w:val="22"/>
        </w:rPr>
      </w:pPr>
    </w:p>
    <w:p w14:paraId="0F9DA395" w14:textId="77777777" w:rsidR="00E324CC" w:rsidRDefault="00000000">
      <w:pPr>
        <w:jc w:val="center"/>
        <w:rPr>
          <w:rFonts w:ascii="Times New Roman" w:hAnsi="Times New Roman"/>
          <w:sz w:val="22"/>
          <w:szCs w:val="22"/>
        </w:rPr>
      </w:pPr>
      <w:r>
        <w:rPr>
          <w:rFonts w:ascii="Times New Roman" w:hAnsi="Times New Roman"/>
          <w:sz w:val="22"/>
          <w:szCs w:val="22"/>
        </w:rPr>
        <w:t>Dramatis Personae</w:t>
      </w:r>
    </w:p>
    <w:p w14:paraId="2D9956F5" w14:textId="77777777" w:rsidR="00E324CC" w:rsidRDefault="00E324CC">
      <w:pPr>
        <w:jc w:val="center"/>
        <w:rPr>
          <w:rFonts w:ascii="Times New Roman" w:hAnsi="Times New Roman"/>
          <w:sz w:val="22"/>
          <w:szCs w:val="22"/>
        </w:rPr>
      </w:pPr>
    </w:p>
    <w:p w14:paraId="6EA9C7F2" w14:textId="77777777" w:rsidR="00E324CC" w:rsidRDefault="00000000">
      <w:pPr>
        <w:rPr>
          <w:rFonts w:ascii="Times New Roman" w:hAnsi="Times New Roman"/>
          <w:sz w:val="22"/>
          <w:szCs w:val="22"/>
        </w:rPr>
      </w:pPr>
      <w:r>
        <w:rPr>
          <w:rFonts w:ascii="Times New Roman" w:hAnsi="Times New Roman"/>
          <w:sz w:val="22"/>
          <w:szCs w:val="22"/>
        </w:rPr>
        <w:t>Duncan</w:t>
      </w:r>
      <w:r>
        <w:rPr>
          <w:rFonts w:ascii="Times New Roman" w:hAnsi="Times New Roman"/>
          <w:sz w:val="22"/>
          <w:szCs w:val="22"/>
        </w:rPr>
        <w:tab/>
        <w:t>rouai d’Ecosse</w:t>
      </w:r>
    </w:p>
    <w:p w14:paraId="0268920B" w14:textId="77777777" w:rsidR="00E324CC" w:rsidRDefault="00E324CC">
      <w:pPr>
        <w:rPr>
          <w:rFonts w:ascii="Times New Roman" w:hAnsi="Times New Roman"/>
          <w:sz w:val="22"/>
          <w:szCs w:val="22"/>
        </w:rPr>
      </w:pPr>
    </w:p>
    <w:p w14:paraId="00B75EAE" w14:textId="77777777" w:rsidR="00E324CC" w:rsidRDefault="00000000">
      <w:pPr>
        <w:rPr>
          <w:rFonts w:ascii="Times New Roman" w:hAnsi="Times New Roman"/>
          <w:sz w:val="22"/>
          <w:szCs w:val="22"/>
        </w:rPr>
      </w:pPr>
      <w:r>
        <w:rPr>
          <w:rFonts w:ascii="Times New Roman" w:hAnsi="Times New Roman"/>
          <w:sz w:val="22"/>
          <w:szCs w:val="22"/>
        </w:rPr>
        <w:t>Malcolm</w:t>
      </w:r>
    </w:p>
    <w:p w14:paraId="15B7F2E9" w14:textId="77777777" w:rsidR="00E324CC" w:rsidRDefault="00000000">
      <w:pPr>
        <w:rPr>
          <w:rFonts w:ascii="Times New Roman" w:hAnsi="Times New Roman"/>
          <w:sz w:val="22"/>
          <w:szCs w:val="22"/>
        </w:rPr>
      </w:pPr>
      <w:r>
        <w:rPr>
          <w:rFonts w:ascii="Times New Roman" w:hAnsi="Times New Roman"/>
          <w:sz w:val="22"/>
          <w:szCs w:val="22"/>
        </w:rPr>
        <w:t>Donalbain</w:t>
      </w:r>
      <w:r>
        <w:rPr>
          <w:rFonts w:ascii="Times New Roman" w:hAnsi="Times New Roman"/>
          <w:sz w:val="22"/>
          <w:szCs w:val="22"/>
        </w:rPr>
        <w:tab/>
        <w:t>saie fis</w:t>
      </w:r>
    </w:p>
    <w:p w14:paraId="4CEE99DF" w14:textId="77777777" w:rsidR="00E324CC" w:rsidRDefault="00E324CC">
      <w:pPr>
        <w:rPr>
          <w:rFonts w:ascii="Times New Roman" w:hAnsi="Times New Roman"/>
          <w:sz w:val="22"/>
          <w:szCs w:val="22"/>
        </w:rPr>
      </w:pPr>
    </w:p>
    <w:p w14:paraId="7891E6CB" w14:textId="77777777" w:rsidR="00E324CC" w:rsidRDefault="00000000">
      <w:pPr>
        <w:rPr>
          <w:rFonts w:ascii="Times New Roman" w:hAnsi="Times New Roman"/>
          <w:sz w:val="22"/>
          <w:szCs w:val="22"/>
        </w:rPr>
      </w:pPr>
      <w:r>
        <w:rPr>
          <w:rFonts w:ascii="Times New Roman" w:hAnsi="Times New Roman"/>
          <w:sz w:val="22"/>
          <w:szCs w:val="22"/>
        </w:rPr>
        <w:t>Macbeth</w:t>
      </w:r>
    </w:p>
    <w:p w14:paraId="104FE38C" w14:textId="680A627C" w:rsidR="00E324CC" w:rsidRDefault="00000000">
      <w:pPr>
        <w:rPr>
          <w:rFonts w:ascii="Times New Roman" w:hAnsi="Times New Roman"/>
          <w:sz w:val="22"/>
          <w:szCs w:val="22"/>
        </w:rPr>
      </w:pPr>
      <w:r>
        <w:rPr>
          <w:rFonts w:ascii="Times New Roman" w:hAnsi="Times New Roman"/>
          <w:sz w:val="22"/>
          <w:szCs w:val="22"/>
        </w:rPr>
        <w:t>Banquo</w:t>
      </w:r>
      <w:r>
        <w:rPr>
          <w:rFonts w:ascii="Times New Roman" w:hAnsi="Times New Roman"/>
          <w:sz w:val="22"/>
          <w:szCs w:val="22"/>
        </w:rPr>
        <w:tab/>
      </w:r>
      <w:r>
        <w:rPr>
          <w:rFonts w:ascii="Times New Roman" w:hAnsi="Times New Roman"/>
          <w:sz w:val="22"/>
          <w:szCs w:val="22"/>
        </w:rPr>
        <w:tab/>
        <w:t>Generau</w:t>
      </w:r>
      <w:r w:rsidR="00892748">
        <w:rPr>
          <w:rFonts w:ascii="Times New Roman" w:hAnsi="Times New Roman"/>
          <w:sz w:val="22"/>
          <w:szCs w:val="22"/>
        </w:rPr>
        <w:t>x</w:t>
      </w:r>
      <w:r>
        <w:rPr>
          <w:rFonts w:ascii="Times New Roman" w:hAnsi="Times New Roman"/>
          <w:sz w:val="22"/>
          <w:szCs w:val="22"/>
        </w:rPr>
        <w:t xml:space="preserve"> dans l’armaie</w:t>
      </w:r>
    </w:p>
    <w:p w14:paraId="63D9379E" w14:textId="77777777" w:rsidR="00E324CC" w:rsidRDefault="00E324CC">
      <w:pPr>
        <w:rPr>
          <w:rFonts w:ascii="Times New Roman" w:hAnsi="Times New Roman"/>
          <w:sz w:val="22"/>
          <w:szCs w:val="22"/>
        </w:rPr>
      </w:pPr>
    </w:p>
    <w:p w14:paraId="1F37865C" w14:textId="77777777" w:rsidR="00E324CC" w:rsidRDefault="00000000">
      <w:pPr>
        <w:rPr>
          <w:rFonts w:ascii="Times New Roman" w:hAnsi="Times New Roman"/>
          <w:sz w:val="22"/>
          <w:szCs w:val="22"/>
        </w:rPr>
      </w:pPr>
      <w:r>
        <w:rPr>
          <w:rFonts w:ascii="Times New Roman" w:hAnsi="Times New Roman"/>
          <w:sz w:val="22"/>
          <w:szCs w:val="22"/>
        </w:rPr>
        <w:t>Macduff</w:t>
      </w:r>
    </w:p>
    <w:p w14:paraId="302A48B8" w14:textId="77777777" w:rsidR="00E324CC" w:rsidRDefault="00000000">
      <w:pPr>
        <w:rPr>
          <w:rFonts w:ascii="Times New Roman" w:hAnsi="Times New Roman"/>
          <w:sz w:val="22"/>
          <w:szCs w:val="22"/>
        </w:rPr>
      </w:pPr>
      <w:r>
        <w:rPr>
          <w:rFonts w:ascii="Times New Roman" w:hAnsi="Times New Roman"/>
          <w:sz w:val="22"/>
          <w:szCs w:val="22"/>
        </w:rPr>
        <w:t>Lenox</w:t>
      </w:r>
    </w:p>
    <w:p w14:paraId="613497C1" w14:textId="77777777" w:rsidR="00E324CC" w:rsidRDefault="00000000">
      <w:pPr>
        <w:rPr>
          <w:rFonts w:ascii="Times New Roman" w:hAnsi="Times New Roman"/>
          <w:sz w:val="22"/>
          <w:szCs w:val="22"/>
        </w:rPr>
      </w:pPr>
      <w:r>
        <w:rPr>
          <w:rFonts w:ascii="Times New Roman" w:hAnsi="Times New Roman"/>
          <w:sz w:val="22"/>
          <w:szCs w:val="22"/>
        </w:rPr>
        <w:t>Rosse</w:t>
      </w:r>
    </w:p>
    <w:p w14:paraId="39AEA9F2" w14:textId="77777777" w:rsidR="00E324CC" w:rsidRDefault="00000000">
      <w:pPr>
        <w:rPr>
          <w:rFonts w:ascii="Times New Roman" w:hAnsi="Times New Roman"/>
          <w:sz w:val="22"/>
          <w:szCs w:val="22"/>
        </w:rPr>
      </w:pPr>
      <w:r>
        <w:rPr>
          <w:rFonts w:ascii="Times New Roman" w:hAnsi="Times New Roman"/>
          <w:sz w:val="22"/>
          <w:szCs w:val="22"/>
        </w:rPr>
        <w:t>Menteth</w:t>
      </w:r>
    </w:p>
    <w:p w14:paraId="7CBA72CA" w14:textId="77777777" w:rsidR="00E324CC" w:rsidRDefault="00000000">
      <w:pPr>
        <w:rPr>
          <w:rFonts w:ascii="Times New Roman" w:hAnsi="Times New Roman"/>
          <w:sz w:val="22"/>
          <w:szCs w:val="22"/>
        </w:rPr>
      </w:pPr>
      <w:r>
        <w:rPr>
          <w:rFonts w:ascii="Times New Roman" w:hAnsi="Times New Roman"/>
          <w:sz w:val="22"/>
          <w:szCs w:val="22"/>
        </w:rPr>
        <w:t>Angus</w:t>
      </w:r>
      <w:r>
        <w:rPr>
          <w:rFonts w:ascii="Times New Roman" w:hAnsi="Times New Roman"/>
          <w:sz w:val="22"/>
          <w:szCs w:val="22"/>
        </w:rPr>
        <w:tab/>
      </w:r>
      <w:r>
        <w:rPr>
          <w:rFonts w:ascii="Times New Roman" w:hAnsi="Times New Roman"/>
          <w:sz w:val="22"/>
          <w:szCs w:val="22"/>
        </w:rPr>
        <w:tab/>
      </w:r>
    </w:p>
    <w:p w14:paraId="17D2B356" w14:textId="705B0FBA" w:rsidR="00E324CC" w:rsidRDefault="00000000">
      <w:pPr>
        <w:rPr>
          <w:rFonts w:ascii="Times New Roman" w:hAnsi="Times New Roman"/>
          <w:sz w:val="22"/>
          <w:szCs w:val="22"/>
        </w:rPr>
      </w:pPr>
      <w:r>
        <w:rPr>
          <w:rFonts w:ascii="Times New Roman" w:hAnsi="Times New Roman"/>
          <w:sz w:val="22"/>
          <w:szCs w:val="22"/>
        </w:rPr>
        <w:t>Cathnes</w:t>
      </w:r>
      <w:r>
        <w:rPr>
          <w:rFonts w:ascii="Times New Roman" w:hAnsi="Times New Roman"/>
          <w:sz w:val="22"/>
          <w:szCs w:val="22"/>
        </w:rPr>
        <w:tab/>
      </w:r>
      <w:r w:rsidR="00892748">
        <w:rPr>
          <w:rFonts w:ascii="Times New Roman" w:hAnsi="Times New Roman"/>
          <w:sz w:val="22"/>
          <w:szCs w:val="22"/>
        </w:rPr>
        <w:tab/>
      </w:r>
      <w:r>
        <w:rPr>
          <w:rFonts w:ascii="Times New Roman" w:hAnsi="Times New Roman"/>
          <w:sz w:val="22"/>
          <w:szCs w:val="22"/>
        </w:rPr>
        <w:t xml:space="preserve">Noblles d’Ecosse </w:t>
      </w:r>
    </w:p>
    <w:p w14:paraId="093698C7" w14:textId="77777777" w:rsidR="00E324CC" w:rsidRDefault="00E324CC">
      <w:pPr>
        <w:rPr>
          <w:rFonts w:ascii="Times New Roman" w:hAnsi="Times New Roman"/>
          <w:sz w:val="22"/>
          <w:szCs w:val="22"/>
        </w:rPr>
      </w:pPr>
    </w:p>
    <w:p w14:paraId="0E8FB60E" w14:textId="77777777" w:rsidR="00E324CC" w:rsidRDefault="00000000">
      <w:pPr>
        <w:rPr>
          <w:rFonts w:ascii="Times New Roman" w:hAnsi="Times New Roman"/>
          <w:sz w:val="22"/>
          <w:szCs w:val="22"/>
        </w:rPr>
      </w:pPr>
      <w:r>
        <w:rPr>
          <w:rFonts w:ascii="Times New Roman" w:hAnsi="Times New Roman"/>
          <w:sz w:val="22"/>
          <w:szCs w:val="22"/>
        </w:rPr>
        <w:t>Fleance</w:t>
      </w:r>
      <w:r>
        <w:rPr>
          <w:rFonts w:ascii="Times New Roman" w:hAnsi="Times New Roman"/>
          <w:sz w:val="22"/>
          <w:szCs w:val="22"/>
        </w:rPr>
        <w:tab/>
      </w:r>
      <w:r>
        <w:rPr>
          <w:rFonts w:ascii="Times New Roman" w:hAnsi="Times New Roman"/>
          <w:sz w:val="22"/>
          <w:szCs w:val="22"/>
        </w:rPr>
        <w:tab/>
        <w:t>Fi a Banquo</w:t>
      </w:r>
    </w:p>
    <w:p w14:paraId="3A47ED8F" w14:textId="77777777" w:rsidR="00E324CC" w:rsidRDefault="00E324CC">
      <w:pPr>
        <w:rPr>
          <w:rFonts w:ascii="Times New Roman" w:hAnsi="Times New Roman"/>
          <w:sz w:val="22"/>
          <w:szCs w:val="22"/>
        </w:rPr>
      </w:pPr>
    </w:p>
    <w:p w14:paraId="747162CF" w14:textId="77777777" w:rsidR="00E324CC" w:rsidRDefault="00000000">
      <w:pPr>
        <w:rPr>
          <w:rFonts w:ascii="Times New Roman" w:hAnsi="Times New Roman"/>
          <w:sz w:val="22"/>
          <w:szCs w:val="22"/>
        </w:rPr>
      </w:pPr>
      <w:r>
        <w:rPr>
          <w:rFonts w:ascii="Times New Roman" w:hAnsi="Times New Roman"/>
          <w:sz w:val="22"/>
          <w:szCs w:val="22"/>
        </w:rPr>
        <w:t>Siward</w:t>
      </w:r>
      <w:r>
        <w:rPr>
          <w:rFonts w:ascii="Times New Roman" w:hAnsi="Times New Roman"/>
          <w:sz w:val="22"/>
          <w:szCs w:val="22"/>
        </w:rPr>
        <w:tab/>
      </w:r>
      <w:r>
        <w:rPr>
          <w:rFonts w:ascii="Times New Roman" w:hAnsi="Times New Roman"/>
          <w:sz w:val="22"/>
          <w:szCs w:val="22"/>
        </w:rPr>
        <w:tab/>
        <w:t>Comte de Northumberlang, general dl’armaie Angyaique</w:t>
      </w:r>
    </w:p>
    <w:p w14:paraId="3CE89390" w14:textId="77777777" w:rsidR="00E324CC" w:rsidRDefault="00000000">
      <w:pPr>
        <w:rPr>
          <w:rFonts w:ascii="Times New Roman" w:hAnsi="Times New Roman"/>
          <w:sz w:val="22"/>
          <w:szCs w:val="22"/>
        </w:rPr>
      </w:pPr>
      <w:r>
        <w:rPr>
          <w:rFonts w:ascii="Times New Roman" w:hAnsi="Times New Roman"/>
          <w:sz w:val="22"/>
          <w:szCs w:val="22"/>
        </w:rPr>
        <w:t xml:space="preserve">L’jane Siward </w:t>
      </w:r>
      <w:r>
        <w:rPr>
          <w:rFonts w:ascii="Times New Roman" w:hAnsi="Times New Roman"/>
          <w:sz w:val="22"/>
          <w:szCs w:val="22"/>
        </w:rPr>
        <w:tab/>
        <w:t>sen fi</w:t>
      </w:r>
    </w:p>
    <w:p w14:paraId="4171D899" w14:textId="71711FF6" w:rsidR="00E324CC" w:rsidRDefault="00572105">
      <w:pPr>
        <w:rPr>
          <w:rFonts w:ascii="Times New Roman" w:hAnsi="Times New Roman"/>
          <w:sz w:val="22"/>
          <w:szCs w:val="22"/>
        </w:rPr>
      </w:pPr>
      <w:r>
        <w:rPr>
          <w:rFonts w:ascii="Times New Roman" w:hAnsi="Times New Roman"/>
          <w:sz w:val="22"/>
          <w:szCs w:val="22"/>
        </w:rPr>
        <w:t xml:space="preserve">Seyton </w:t>
      </w:r>
      <w:r>
        <w:rPr>
          <w:rFonts w:ascii="Times New Roman" w:hAnsi="Times New Roman"/>
          <w:sz w:val="22"/>
          <w:szCs w:val="22"/>
        </w:rPr>
        <w:tab/>
      </w:r>
      <w:r>
        <w:rPr>
          <w:rFonts w:ascii="Times New Roman" w:hAnsi="Times New Roman"/>
          <w:sz w:val="22"/>
          <w:szCs w:val="22"/>
        </w:rPr>
        <w:tab/>
        <w:t>un captaiene qui sers Macbeth</w:t>
      </w:r>
    </w:p>
    <w:p w14:paraId="478F44E4" w14:textId="77777777" w:rsidR="00E324CC" w:rsidRDefault="00000000">
      <w:pPr>
        <w:rPr>
          <w:rFonts w:ascii="Times New Roman" w:hAnsi="Times New Roman"/>
          <w:sz w:val="22"/>
          <w:szCs w:val="22"/>
        </w:rPr>
      </w:pPr>
      <w:r>
        <w:rPr>
          <w:rFonts w:ascii="Times New Roman" w:hAnsi="Times New Roman"/>
          <w:sz w:val="22"/>
          <w:szCs w:val="22"/>
        </w:rPr>
        <w:t>L’Fi d’Macduff</w:t>
      </w:r>
    </w:p>
    <w:p w14:paraId="5E52BA77" w14:textId="77777777" w:rsidR="00E324CC" w:rsidRDefault="00000000">
      <w:pPr>
        <w:rPr>
          <w:rFonts w:ascii="Times New Roman" w:hAnsi="Times New Roman"/>
          <w:sz w:val="22"/>
          <w:szCs w:val="22"/>
        </w:rPr>
      </w:pPr>
      <w:r>
        <w:rPr>
          <w:rFonts w:ascii="Times New Roman" w:hAnsi="Times New Roman"/>
          <w:sz w:val="22"/>
          <w:szCs w:val="22"/>
        </w:rPr>
        <w:t>Un docteur Angyais</w:t>
      </w:r>
    </w:p>
    <w:p w14:paraId="26C846B1" w14:textId="77777777" w:rsidR="00E324CC" w:rsidRDefault="00000000">
      <w:pPr>
        <w:rPr>
          <w:rFonts w:ascii="Times New Roman" w:hAnsi="Times New Roman"/>
          <w:sz w:val="22"/>
          <w:szCs w:val="22"/>
        </w:rPr>
      </w:pPr>
      <w:r>
        <w:rPr>
          <w:rFonts w:ascii="Times New Roman" w:hAnsi="Times New Roman"/>
          <w:sz w:val="22"/>
          <w:szCs w:val="22"/>
        </w:rPr>
        <w:t>Un docteur Ecossais</w:t>
      </w:r>
    </w:p>
    <w:p w14:paraId="6C4CB782" w14:textId="77777777" w:rsidR="00E324CC" w:rsidRDefault="00000000">
      <w:pPr>
        <w:rPr>
          <w:rFonts w:ascii="Times New Roman" w:hAnsi="Times New Roman"/>
          <w:sz w:val="22"/>
          <w:szCs w:val="22"/>
        </w:rPr>
      </w:pPr>
      <w:r>
        <w:rPr>
          <w:rFonts w:ascii="Times New Roman" w:hAnsi="Times New Roman"/>
          <w:sz w:val="22"/>
          <w:szCs w:val="22"/>
        </w:rPr>
        <w:t>Un soudard</w:t>
      </w:r>
    </w:p>
    <w:p w14:paraId="5628F3CE" w14:textId="1BE4164F" w:rsidR="00E324CC" w:rsidRDefault="00000000">
      <w:pPr>
        <w:rPr>
          <w:rFonts w:ascii="Times New Roman" w:hAnsi="Times New Roman"/>
          <w:sz w:val="22"/>
          <w:szCs w:val="22"/>
        </w:rPr>
      </w:pPr>
      <w:r>
        <w:rPr>
          <w:rFonts w:ascii="Times New Roman" w:hAnsi="Times New Roman"/>
          <w:sz w:val="22"/>
          <w:szCs w:val="22"/>
        </w:rPr>
        <w:t>Un Porqu</w:t>
      </w:r>
      <w:r w:rsidR="00572105">
        <w:rPr>
          <w:rFonts w:ascii="Times New Roman" w:hAnsi="Times New Roman"/>
          <w:sz w:val="22"/>
          <w:szCs w:val="22"/>
        </w:rPr>
        <w:t>è</w:t>
      </w:r>
    </w:p>
    <w:p w14:paraId="7C1E1028" w14:textId="18388495" w:rsidR="00E324CC" w:rsidRDefault="00000000">
      <w:pPr>
        <w:rPr>
          <w:rFonts w:ascii="Times New Roman" w:hAnsi="Times New Roman"/>
          <w:sz w:val="22"/>
          <w:szCs w:val="22"/>
        </w:rPr>
      </w:pPr>
      <w:r>
        <w:rPr>
          <w:rFonts w:ascii="Times New Roman" w:hAnsi="Times New Roman"/>
          <w:sz w:val="22"/>
          <w:szCs w:val="22"/>
        </w:rPr>
        <w:t>Un vi</w:t>
      </w:r>
      <w:r w:rsidR="00572105">
        <w:rPr>
          <w:rFonts w:ascii="Times New Roman" w:hAnsi="Times New Roman"/>
          <w:sz w:val="22"/>
          <w:szCs w:val="22"/>
        </w:rPr>
        <w:t>è</w:t>
      </w:r>
      <w:r>
        <w:rPr>
          <w:rFonts w:ascii="Times New Roman" w:hAnsi="Times New Roman"/>
          <w:sz w:val="22"/>
          <w:szCs w:val="22"/>
        </w:rPr>
        <w:t xml:space="preserve"> youme</w:t>
      </w:r>
    </w:p>
    <w:p w14:paraId="285EC512" w14:textId="77777777" w:rsidR="00E324CC" w:rsidRDefault="00000000">
      <w:pPr>
        <w:rPr>
          <w:rFonts w:ascii="Times New Roman" w:hAnsi="Times New Roman"/>
          <w:sz w:val="22"/>
          <w:szCs w:val="22"/>
        </w:rPr>
      </w:pPr>
      <w:r>
        <w:rPr>
          <w:rFonts w:ascii="Times New Roman" w:hAnsi="Times New Roman"/>
          <w:sz w:val="22"/>
          <w:szCs w:val="22"/>
        </w:rPr>
        <w:t>Dame Macbeth</w:t>
      </w:r>
    </w:p>
    <w:p w14:paraId="56BB04CD" w14:textId="77777777" w:rsidR="00E324CC" w:rsidRDefault="00000000">
      <w:pPr>
        <w:rPr>
          <w:rFonts w:ascii="Times New Roman" w:hAnsi="Times New Roman"/>
          <w:sz w:val="22"/>
          <w:szCs w:val="22"/>
        </w:rPr>
      </w:pPr>
      <w:r>
        <w:rPr>
          <w:rFonts w:ascii="Times New Roman" w:hAnsi="Times New Roman"/>
          <w:sz w:val="22"/>
          <w:szCs w:val="22"/>
        </w:rPr>
        <w:t>Dame Macduff</w:t>
      </w:r>
    </w:p>
    <w:p w14:paraId="5FB40E54" w14:textId="77777777" w:rsidR="00E324CC" w:rsidRDefault="00000000">
      <w:pPr>
        <w:rPr>
          <w:rFonts w:ascii="Times New Roman" w:hAnsi="Times New Roman"/>
          <w:sz w:val="22"/>
          <w:szCs w:val="22"/>
        </w:rPr>
      </w:pPr>
      <w:r>
        <w:rPr>
          <w:rFonts w:ascii="Times New Roman" w:hAnsi="Times New Roman"/>
          <w:sz w:val="22"/>
          <w:szCs w:val="22"/>
        </w:rPr>
        <w:t>Messieux qui serve la Dame Macbeth</w:t>
      </w:r>
    </w:p>
    <w:p w14:paraId="19968EE6" w14:textId="522DDB9B" w:rsidR="00E324CC" w:rsidRDefault="00000000">
      <w:pPr>
        <w:rPr>
          <w:rFonts w:hint="eastAsia"/>
        </w:rPr>
      </w:pPr>
      <w:r>
        <w:rPr>
          <w:rFonts w:ascii="Times New Roman" w:hAnsi="Times New Roman"/>
          <w:sz w:val="22"/>
          <w:szCs w:val="22"/>
        </w:rPr>
        <w:t>Hecate et tre</w:t>
      </w:r>
      <w:r w:rsidR="002251B1">
        <w:rPr>
          <w:rFonts w:ascii="Times New Roman" w:hAnsi="Times New Roman"/>
          <w:sz w:val="22"/>
          <w:szCs w:val="22"/>
        </w:rPr>
        <w:t>è</w:t>
      </w:r>
      <w:r>
        <w:rPr>
          <w:rFonts w:ascii="Times New Roman" w:hAnsi="Times New Roman"/>
          <w:sz w:val="22"/>
          <w:szCs w:val="22"/>
        </w:rPr>
        <w:t xml:space="preserve"> Sorchi</w:t>
      </w:r>
      <w:r w:rsidR="001377D2">
        <w:rPr>
          <w:rFonts w:ascii="Times New Roman" w:hAnsi="Times New Roman"/>
          <w:sz w:val="22"/>
          <w:szCs w:val="22"/>
        </w:rPr>
        <w:t>é</w:t>
      </w:r>
      <w:r>
        <w:rPr>
          <w:rFonts w:ascii="Times New Roman" w:hAnsi="Times New Roman"/>
          <w:sz w:val="22"/>
          <w:szCs w:val="22"/>
        </w:rPr>
        <w:t>res</w:t>
      </w:r>
    </w:p>
    <w:p w14:paraId="3FF4D3FD" w14:textId="641FD674" w:rsidR="00E324CC" w:rsidRDefault="00000000">
      <w:pPr>
        <w:rPr>
          <w:rFonts w:ascii="Times New Roman" w:hAnsi="Times New Roman"/>
          <w:sz w:val="22"/>
          <w:szCs w:val="22"/>
        </w:rPr>
      </w:pPr>
      <w:r>
        <w:rPr>
          <w:rFonts w:ascii="Times New Roman" w:hAnsi="Times New Roman"/>
          <w:sz w:val="22"/>
          <w:szCs w:val="22"/>
        </w:rPr>
        <w:t>Seigneurs</w:t>
      </w:r>
    </w:p>
    <w:p w14:paraId="2E7560DC" w14:textId="77777777" w:rsidR="00E324CC" w:rsidRDefault="00000000">
      <w:pPr>
        <w:rPr>
          <w:rFonts w:ascii="Times New Roman" w:hAnsi="Times New Roman"/>
          <w:sz w:val="22"/>
          <w:szCs w:val="22"/>
        </w:rPr>
      </w:pPr>
      <w:r>
        <w:rPr>
          <w:rFonts w:ascii="Times New Roman" w:hAnsi="Times New Roman"/>
          <w:sz w:val="22"/>
          <w:szCs w:val="22"/>
        </w:rPr>
        <w:t xml:space="preserve">Messieux </w:t>
      </w:r>
    </w:p>
    <w:p w14:paraId="6811AA7E" w14:textId="77777777" w:rsidR="00E324CC" w:rsidRDefault="00000000">
      <w:pPr>
        <w:rPr>
          <w:rFonts w:ascii="Times New Roman" w:hAnsi="Times New Roman"/>
          <w:sz w:val="22"/>
          <w:szCs w:val="22"/>
        </w:rPr>
      </w:pPr>
      <w:r>
        <w:rPr>
          <w:rFonts w:ascii="Times New Roman" w:hAnsi="Times New Roman"/>
          <w:sz w:val="22"/>
          <w:szCs w:val="22"/>
        </w:rPr>
        <w:t>Captaienes</w:t>
      </w:r>
    </w:p>
    <w:p w14:paraId="08C6840F" w14:textId="77777777" w:rsidR="00E324CC" w:rsidRDefault="00000000">
      <w:pPr>
        <w:rPr>
          <w:rFonts w:ascii="Times New Roman" w:hAnsi="Times New Roman"/>
          <w:sz w:val="22"/>
          <w:szCs w:val="22"/>
        </w:rPr>
      </w:pPr>
      <w:r>
        <w:rPr>
          <w:rFonts w:ascii="Times New Roman" w:hAnsi="Times New Roman"/>
          <w:sz w:val="22"/>
          <w:szCs w:val="22"/>
        </w:rPr>
        <w:t>Soudards</w:t>
      </w:r>
    </w:p>
    <w:p w14:paraId="42C4F696" w14:textId="77777777" w:rsidR="00E324CC" w:rsidRDefault="00000000">
      <w:pPr>
        <w:rPr>
          <w:rFonts w:ascii="Times New Roman" w:hAnsi="Times New Roman"/>
          <w:sz w:val="22"/>
          <w:szCs w:val="22"/>
        </w:rPr>
      </w:pPr>
      <w:r>
        <w:rPr>
          <w:rFonts w:ascii="Times New Roman" w:hAnsi="Times New Roman"/>
          <w:sz w:val="22"/>
          <w:szCs w:val="22"/>
        </w:rPr>
        <w:t>Meurtriers</w:t>
      </w:r>
    </w:p>
    <w:p w14:paraId="1934A8BE" w14:textId="77777777" w:rsidR="00E324CC" w:rsidRDefault="00000000">
      <w:pPr>
        <w:rPr>
          <w:rFonts w:ascii="Times New Roman" w:hAnsi="Times New Roman"/>
          <w:sz w:val="22"/>
          <w:szCs w:val="22"/>
        </w:rPr>
      </w:pPr>
      <w:r>
        <w:rPr>
          <w:rFonts w:ascii="Times New Roman" w:hAnsi="Times New Roman"/>
          <w:sz w:val="22"/>
          <w:szCs w:val="22"/>
        </w:rPr>
        <w:t>Valets et M’saghiers</w:t>
      </w:r>
    </w:p>
    <w:p w14:paraId="143A491C" w14:textId="77777777" w:rsidR="00E324CC" w:rsidRDefault="00000000">
      <w:pPr>
        <w:rPr>
          <w:rFonts w:ascii="Times New Roman" w:hAnsi="Times New Roman"/>
          <w:sz w:val="22"/>
          <w:szCs w:val="22"/>
        </w:rPr>
      </w:pPr>
      <w:r>
        <w:rPr>
          <w:rFonts w:ascii="Times New Roman" w:hAnsi="Times New Roman"/>
          <w:sz w:val="22"/>
          <w:szCs w:val="22"/>
        </w:rPr>
        <w:t>La Vision d’Banquo et une route d’aut Visions</w:t>
      </w:r>
    </w:p>
    <w:p w14:paraId="1B13609C" w14:textId="77777777" w:rsidR="00E324CC" w:rsidRDefault="00E324CC">
      <w:pPr>
        <w:rPr>
          <w:rFonts w:ascii="Times New Roman" w:hAnsi="Times New Roman"/>
          <w:sz w:val="22"/>
          <w:szCs w:val="22"/>
        </w:rPr>
      </w:pPr>
    </w:p>
    <w:p w14:paraId="516E054E" w14:textId="361C8728" w:rsidR="00E324CC" w:rsidRDefault="00000000">
      <w:pPr>
        <w:rPr>
          <w:rFonts w:ascii="Times New Roman" w:hAnsi="Times New Roman"/>
          <w:sz w:val="22"/>
          <w:szCs w:val="22"/>
          <w:highlight w:val="yellow"/>
        </w:rPr>
      </w:pPr>
      <w:r>
        <w:rPr>
          <w:rFonts w:ascii="Times New Roman" w:hAnsi="Times New Roman"/>
          <w:sz w:val="22"/>
          <w:szCs w:val="22"/>
        </w:rPr>
        <w:t>Scene L’draien dla kateryi</w:t>
      </w:r>
      <w:r w:rsidR="001377D2">
        <w:rPr>
          <w:rFonts w:ascii="Times New Roman" w:hAnsi="Times New Roman"/>
          <w:sz w:val="22"/>
          <w:szCs w:val="22"/>
        </w:rPr>
        <w:t>è</w:t>
      </w:r>
      <w:r>
        <w:rPr>
          <w:rFonts w:ascii="Times New Roman" w:hAnsi="Times New Roman"/>
          <w:sz w:val="22"/>
          <w:szCs w:val="22"/>
        </w:rPr>
        <w:t>me Acte aie en Angyiterre l’restant dla c</w:t>
      </w:r>
      <w:r w:rsidR="00572105">
        <w:rPr>
          <w:rFonts w:ascii="Times New Roman" w:hAnsi="Times New Roman"/>
          <w:sz w:val="22"/>
          <w:szCs w:val="22"/>
        </w:rPr>
        <w:t>o</w:t>
      </w:r>
      <w:r>
        <w:rPr>
          <w:rFonts w:ascii="Times New Roman" w:hAnsi="Times New Roman"/>
          <w:sz w:val="22"/>
          <w:szCs w:val="22"/>
        </w:rPr>
        <w:t>umedie en Ecosse et quazi toute au chat</w:t>
      </w:r>
      <w:r w:rsidR="00572105">
        <w:rPr>
          <w:rFonts w:ascii="Times New Roman" w:hAnsi="Times New Roman"/>
          <w:sz w:val="22"/>
          <w:szCs w:val="22"/>
        </w:rPr>
        <w:t>è</w:t>
      </w:r>
      <w:r>
        <w:rPr>
          <w:rFonts w:ascii="Times New Roman" w:hAnsi="Times New Roman"/>
          <w:sz w:val="22"/>
          <w:szCs w:val="22"/>
        </w:rPr>
        <w:t>d’Macbeth</w:t>
      </w:r>
    </w:p>
    <w:p w14:paraId="04CE69DD" w14:textId="77777777" w:rsidR="00E324CC" w:rsidRDefault="00E324CC">
      <w:pPr>
        <w:rPr>
          <w:rFonts w:ascii="Times New Roman" w:hAnsi="Times New Roman"/>
          <w:sz w:val="22"/>
          <w:szCs w:val="22"/>
        </w:rPr>
      </w:pPr>
    </w:p>
    <w:p w14:paraId="4AA66EC7" w14:textId="7204A352" w:rsidR="00E324CC" w:rsidRDefault="00572105">
      <w:pPr>
        <w:rPr>
          <w:rFonts w:ascii="Times New Roman" w:hAnsi="Times New Roman"/>
          <w:sz w:val="22"/>
          <w:szCs w:val="22"/>
        </w:rPr>
      </w:pPr>
      <w:r>
        <w:rPr>
          <w:rFonts w:ascii="Times New Roman" w:hAnsi="Times New Roman"/>
          <w:sz w:val="22"/>
          <w:szCs w:val="22"/>
        </w:rPr>
        <w:t>Acte 1</w:t>
      </w:r>
    </w:p>
    <w:p w14:paraId="237D467F" w14:textId="5DEA23D1" w:rsidR="005D68EB" w:rsidRDefault="00572105">
      <w:pPr>
        <w:jc w:val="center"/>
        <w:rPr>
          <w:rFonts w:ascii="Times New Roman" w:hAnsi="Times New Roman"/>
          <w:sz w:val="22"/>
          <w:szCs w:val="22"/>
        </w:rPr>
      </w:pPr>
      <w:r>
        <w:rPr>
          <w:rFonts w:ascii="Times New Roman" w:hAnsi="Times New Roman"/>
          <w:sz w:val="22"/>
          <w:szCs w:val="22"/>
        </w:rPr>
        <w:t>Scene 1.</w:t>
      </w:r>
      <w:r>
        <w:rPr>
          <w:rFonts w:ascii="Times New Roman" w:hAnsi="Times New Roman"/>
          <w:sz w:val="22"/>
          <w:szCs w:val="22"/>
        </w:rPr>
        <w:tab/>
      </w:r>
    </w:p>
    <w:p w14:paraId="2F44C34F" w14:textId="15B84A6F" w:rsidR="005D68EB" w:rsidRDefault="00572105" w:rsidP="005D68EB">
      <w:pPr>
        <w:rPr>
          <w:rFonts w:ascii="Times New Roman" w:hAnsi="Times New Roman"/>
          <w:sz w:val="22"/>
          <w:szCs w:val="22"/>
        </w:rPr>
      </w:pPr>
      <w:r>
        <w:rPr>
          <w:rFonts w:ascii="Times New Roman" w:hAnsi="Times New Roman"/>
          <w:sz w:val="22"/>
          <w:szCs w:val="22"/>
        </w:rPr>
        <w:t>Un endr</w:t>
      </w:r>
      <w:r w:rsidR="001377D2">
        <w:rPr>
          <w:rFonts w:ascii="Times New Roman" w:hAnsi="Times New Roman"/>
          <w:sz w:val="22"/>
          <w:szCs w:val="22"/>
        </w:rPr>
        <w:t>è</w:t>
      </w:r>
      <w:r>
        <w:rPr>
          <w:rFonts w:ascii="Times New Roman" w:hAnsi="Times New Roman"/>
          <w:sz w:val="22"/>
          <w:szCs w:val="22"/>
        </w:rPr>
        <w:t xml:space="preserve"> en t’hors.</w:t>
      </w:r>
      <w:r w:rsidR="005D68EB" w:rsidRPr="00A143EA">
        <w:rPr>
          <w:rFonts w:ascii="Times New Roman" w:hAnsi="Times New Roman"/>
          <w:sz w:val="22"/>
          <w:szCs w:val="22"/>
        </w:rPr>
        <w:t>Tonnerre et Ecyars</w:t>
      </w:r>
      <w:r w:rsidR="005D68EB" w:rsidRPr="005D68EB">
        <w:rPr>
          <w:rFonts w:ascii="Times New Roman" w:hAnsi="Times New Roman"/>
          <w:sz w:val="22"/>
          <w:szCs w:val="22"/>
        </w:rPr>
        <w:t>.</w:t>
      </w:r>
      <w:r w:rsidR="005D68EB">
        <w:rPr>
          <w:rFonts w:ascii="Times New Roman" w:hAnsi="Times New Roman"/>
          <w:sz w:val="22"/>
          <w:szCs w:val="22"/>
        </w:rPr>
        <w:t xml:space="preserve"> </w:t>
      </w:r>
      <w:r w:rsidR="005D68EB">
        <w:rPr>
          <w:rFonts w:ascii="Times New Roman" w:hAnsi="Times New Roman"/>
          <w:sz w:val="22"/>
          <w:szCs w:val="22"/>
        </w:rPr>
        <w:tab/>
      </w:r>
    </w:p>
    <w:p w14:paraId="1D830D38" w14:textId="212D3781" w:rsidR="00E324CC" w:rsidRPr="00A143EA" w:rsidRDefault="00000000" w:rsidP="005D68EB">
      <w:pPr>
        <w:rPr>
          <w:rFonts w:ascii="Times New Roman" w:hAnsi="Times New Roman"/>
          <w:sz w:val="22"/>
          <w:szCs w:val="22"/>
        </w:rPr>
      </w:pPr>
      <w:r>
        <w:rPr>
          <w:rFonts w:ascii="Times New Roman" w:hAnsi="Times New Roman"/>
          <w:sz w:val="22"/>
          <w:szCs w:val="22"/>
        </w:rPr>
        <w:t>Entre tre</w:t>
      </w:r>
      <w:r w:rsidR="001377D2">
        <w:rPr>
          <w:rFonts w:ascii="Times New Roman" w:hAnsi="Times New Roman"/>
          <w:sz w:val="22"/>
          <w:szCs w:val="22"/>
        </w:rPr>
        <w:t>è</w:t>
      </w:r>
      <w:r>
        <w:rPr>
          <w:rFonts w:ascii="Times New Roman" w:hAnsi="Times New Roman"/>
          <w:sz w:val="22"/>
          <w:szCs w:val="22"/>
        </w:rPr>
        <w:t xml:space="preserve"> Sorchi</w:t>
      </w:r>
      <w:r w:rsidR="001377D2">
        <w:rPr>
          <w:rFonts w:ascii="Times New Roman" w:hAnsi="Times New Roman"/>
          <w:sz w:val="22"/>
          <w:szCs w:val="22"/>
        </w:rPr>
        <w:t>é</w:t>
      </w:r>
      <w:r>
        <w:rPr>
          <w:rFonts w:ascii="Times New Roman" w:hAnsi="Times New Roman"/>
          <w:sz w:val="22"/>
          <w:szCs w:val="22"/>
        </w:rPr>
        <w:t>res</w:t>
      </w:r>
    </w:p>
    <w:p w14:paraId="479EEE1E" w14:textId="77777777" w:rsidR="00E324CC" w:rsidRDefault="00E324CC">
      <w:pPr>
        <w:rPr>
          <w:rFonts w:ascii="Times New Roman" w:hAnsi="Times New Roman"/>
          <w:sz w:val="22"/>
          <w:szCs w:val="22"/>
        </w:rPr>
      </w:pPr>
    </w:p>
    <w:p w14:paraId="3721C765" w14:textId="2E66CE03" w:rsidR="00E324CC" w:rsidRDefault="00000000">
      <w:pPr>
        <w:rPr>
          <w:rFonts w:ascii="Times New Roman" w:hAnsi="Times New Roman"/>
          <w:sz w:val="22"/>
          <w:szCs w:val="22"/>
        </w:rPr>
      </w:pPr>
      <w:r>
        <w:rPr>
          <w:rFonts w:ascii="Times New Roman" w:hAnsi="Times New Roman"/>
          <w:sz w:val="22"/>
          <w:szCs w:val="22"/>
        </w:rPr>
        <w:t xml:space="preserve">1 Sor: Quand </w:t>
      </w:r>
      <w:commentRangeStart w:id="0"/>
      <w:commentRangeStart w:id="1"/>
      <w:r>
        <w:rPr>
          <w:rFonts w:ascii="Times New Roman" w:hAnsi="Times New Roman"/>
          <w:sz w:val="22"/>
          <w:szCs w:val="22"/>
        </w:rPr>
        <w:t>taie</w:t>
      </w:r>
      <w:commentRangeEnd w:id="0"/>
      <w:r w:rsidR="005D68EB">
        <w:rPr>
          <w:rStyle w:val="CommentReference"/>
          <w:rFonts w:cs="Mangal"/>
        </w:rPr>
        <w:commentReference w:id="0"/>
      </w:r>
      <w:commentRangeEnd w:id="1"/>
      <w:r w:rsidR="00CF1BB0">
        <w:rPr>
          <w:rStyle w:val="CommentReference"/>
          <w:rFonts w:cs="Mangal"/>
        </w:rPr>
        <w:commentReference w:id="1"/>
      </w:r>
      <w:r>
        <w:rPr>
          <w:rFonts w:ascii="Times New Roman" w:hAnsi="Times New Roman"/>
          <w:sz w:val="22"/>
          <w:szCs w:val="22"/>
        </w:rPr>
        <w:t xml:space="preserve"> que j’nou z’entre trouvron derch</w:t>
      </w:r>
      <w:r w:rsidR="001377D2">
        <w:rPr>
          <w:rFonts w:ascii="Times New Roman" w:hAnsi="Times New Roman"/>
          <w:sz w:val="22"/>
          <w:szCs w:val="22"/>
        </w:rPr>
        <w:t>è</w:t>
      </w:r>
      <w:r>
        <w:rPr>
          <w:rFonts w:ascii="Times New Roman" w:hAnsi="Times New Roman"/>
          <w:sz w:val="22"/>
          <w:szCs w:val="22"/>
        </w:rPr>
        <w:t xml:space="preserve"> nos tr</w:t>
      </w:r>
      <w:commentRangeStart w:id="2"/>
      <w:r>
        <w:rPr>
          <w:rFonts w:ascii="Times New Roman" w:hAnsi="Times New Roman"/>
          <w:sz w:val="22"/>
          <w:szCs w:val="22"/>
        </w:rPr>
        <w:t>e</w:t>
      </w:r>
      <w:r w:rsidR="001377D2">
        <w:rPr>
          <w:rFonts w:ascii="Times New Roman" w:hAnsi="Times New Roman"/>
          <w:sz w:val="22"/>
          <w:szCs w:val="22"/>
        </w:rPr>
        <w:t>è</w:t>
      </w:r>
      <w:commentRangeEnd w:id="2"/>
      <w:r w:rsidR="00FB3777">
        <w:rPr>
          <w:rStyle w:val="CommentReference"/>
          <w:rFonts w:cs="Mangal"/>
        </w:rPr>
        <w:commentReference w:id="2"/>
      </w:r>
    </w:p>
    <w:p w14:paraId="25EB4702" w14:textId="77777777" w:rsidR="00E324CC" w:rsidRDefault="00000000">
      <w:pPr>
        <w:rPr>
          <w:rFonts w:ascii="Times New Roman" w:hAnsi="Times New Roman"/>
          <w:sz w:val="22"/>
          <w:szCs w:val="22"/>
        </w:rPr>
      </w:pPr>
      <w:r>
        <w:rPr>
          <w:rFonts w:ascii="Times New Roman" w:hAnsi="Times New Roman"/>
          <w:sz w:val="22"/>
          <w:szCs w:val="22"/>
        </w:rPr>
        <w:tab/>
        <w:t>En tonnerre, ecyars, ou en pyie?</w:t>
      </w:r>
    </w:p>
    <w:p w14:paraId="4E0FDEFC" w14:textId="79C791E7" w:rsidR="00E324CC" w:rsidRDefault="00000000">
      <w:pPr>
        <w:rPr>
          <w:rFonts w:ascii="Times New Roman" w:hAnsi="Times New Roman"/>
          <w:sz w:val="22"/>
          <w:szCs w:val="22"/>
        </w:rPr>
      </w:pPr>
      <w:r>
        <w:rPr>
          <w:rFonts w:ascii="Times New Roman" w:hAnsi="Times New Roman"/>
          <w:sz w:val="22"/>
          <w:szCs w:val="22"/>
        </w:rPr>
        <w:t xml:space="preserve">2 Sor: Quand j’eron yeux toute la fin dla </w:t>
      </w:r>
      <w:commentRangeStart w:id="3"/>
      <w:r>
        <w:rPr>
          <w:rFonts w:ascii="Times New Roman" w:hAnsi="Times New Roman"/>
          <w:sz w:val="22"/>
          <w:szCs w:val="22"/>
        </w:rPr>
        <w:t>traien</w:t>
      </w:r>
      <w:r w:rsidR="008D266B">
        <w:rPr>
          <w:rFonts w:ascii="Times New Roman" w:hAnsi="Times New Roman"/>
          <w:sz w:val="22"/>
          <w:szCs w:val="22"/>
        </w:rPr>
        <w:t>e</w:t>
      </w:r>
      <w:r w:rsidR="00CF1BB0">
        <w:rPr>
          <w:rFonts w:ascii="Times New Roman" w:hAnsi="Times New Roman"/>
          <w:sz w:val="22"/>
          <w:szCs w:val="22"/>
        </w:rPr>
        <w:t>rie</w:t>
      </w:r>
      <w:commentRangeEnd w:id="3"/>
      <w:r w:rsidR="00A8314D">
        <w:rPr>
          <w:rStyle w:val="CommentReference"/>
          <w:rFonts w:cs="Mangal"/>
        </w:rPr>
        <w:commentReference w:id="3"/>
      </w:r>
    </w:p>
    <w:p w14:paraId="51EA396B" w14:textId="38FA0D93" w:rsidR="00E324CC" w:rsidRDefault="00000000">
      <w:pPr>
        <w:rPr>
          <w:rFonts w:ascii="Times New Roman" w:hAnsi="Times New Roman"/>
          <w:sz w:val="22"/>
          <w:szCs w:val="22"/>
        </w:rPr>
      </w:pPr>
      <w:r>
        <w:rPr>
          <w:rFonts w:ascii="Times New Roman" w:hAnsi="Times New Roman"/>
          <w:sz w:val="22"/>
          <w:szCs w:val="22"/>
        </w:rPr>
        <w:tab/>
        <w:t>Quand la bat</w:t>
      </w:r>
      <w:r w:rsidR="00A8314D">
        <w:rPr>
          <w:rFonts w:ascii="Times New Roman" w:hAnsi="Times New Roman"/>
          <w:sz w:val="22"/>
          <w:szCs w:val="22"/>
        </w:rPr>
        <w:t>a</w:t>
      </w:r>
      <w:r>
        <w:rPr>
          <w:rFonts w:ascii="Times New Roman" w:hAnsi="Times New Roman"/>
          <w:sz w:val="22"/>
          <w:szCs w:val="22"/>
        </w:rPr>
        <w:t>ille sra perdue et gagnie</w:t>
      </w:r>
    </w:p>
    <w:p w14:paraId="21A9AFD7" w14:textId="77777777" w:rsidR="00E324CC" w:rsidRDefault="00000000">
      <w:pPr>
        <w:rPr>
          <w:rFonts w:ascii="Times New Roman" w:hAnsi="Times New Roman"/>
          <w:sz w:val="22"/>
          <w:szCs w:val="22"/>
        </w:rPr>
      </w:pPr>
      <w:r>
        <w:rPr>
          <w:rFonts w:ascii="Times New Roman" w:hAnsi="Times New Roman"/>
          <w:sz w:val="22"/>
          <w:szCs w:val="22"/>
        </w:rPr>
        <w:t xml:space="preserve">3 Sor: S’ra la d’vant soleil couachi </w:t>
      </w:r>
    </w:p>
    <w:p w14:paraId="05CB8926" w14:textId="6BE79AFD" w:rsidR="00E324CC" w:rsidRDefault="00000000">
      <w:pPr>
        <w:rPr>
          <w:rFonts w:ascii="Times New Roman" w:hAnsi="Times New Roman"/>
          <w:sz w:val="22"/>
          <w:szCs w:val="22"/>
        </w:rPr>
      </w:pPr>
      <w:r>
        <w:rPr>
          <w:rFonts w:ascii="Times New Roman" w:hAnsi="Times New Roman"/>
          <w:sz w:val="22"/>
          <w:szCs w:val="22"/>
        </w:rPr>
        <w:t>1 Sor: Ou’aie kaie l’endr</w:t>
      </w:r>
      <w:r w:rsidR="001377D2">
        <w:rPr>
          <w:rFonts w:ascii="Times New Roman" w:hAnsi="Times New Roman"/>
          <w:sz w:val="22"/>
          <w:szCs w:val="22"/>
        </w:rPr>
        <w:t>è</w:t>
      </w:r>
      <w:r>
        <w:rPr>
          <w:rFonts w:ascii="Times New Roman" w:hAnsi="Times New Roman"/>
          <w:sz w:val="22"/>
          <w:szCs w:val="22"/>
        </w:rPr>
        <w:t>?</w:t>
      </w:r>
    </w:p>
    <w:p w14:paraId="6C593990" w14:textId="0C48D0D8" w:rsidR="00E324CC" w:rsidRDefault="00000000">
      <w:pPr>
        <w:rPr>
          <w:rFonts w:ascii="Times New Roman" w:hAnsi="Times New Roman"/>
          <w:sz w:val="22"/>
          <w:szCs w:val="22"/>
        </w:rPr>
      </w:pPr>
      <w:r>
        <w:rPr>
          <w:rFonts w:ascii="Times New Roman" w:hAnsi="Times New Roman"/>
          <w:sz w:val="22"/>
          <w:szCs w:val="22"/>
        </w:rPr>
        <w:t xml:space="preserve">2 Sor: </w:t>
      </w:r>
      <w:r>
        <w:rPr>
          <w:rFonts w:ascii="Times New Roman" w:hAnsi="Times New Roman"/>
          <w:sz w:val="22"/>
          <w:szCs w:val="22"/>
        </w:rPr>
        <w:tab/>
        <w:t xml:space="preserve">Su la </w:t>
      </w:r>
      <w:r w:rsidR="0064021C">
        <w:rPr>
          <w:rFonts w:ascii="Times New Roman" w:hAnsi="Times New Roman"/>
          <w:sz w:val="22"/>
          <w:szCs w:val="22"/>
        </w:rPr>
        <w:t>béru</w:t>
      </w:r>
      <w:r>
        <w:rPr>
          <w:rFonts w:ascii="Times New Roman" w:hAnsi="Times New Roman"/>
          <w:sz w:val="22"/>
          <w:szCs w:val="22"/>
        </w:rPr>
        <w:t>elle</w:t>
      </w:r>
    </w:p>
    <w:p w14:paraId="36024372" w14:textId="6E88AC94" w:rsidR="00E324CC" w:rsidRDefault="00000000">
      <w:pPr>
        <w:rPr>
          <w:rFonts w:ascii="Times New Roman" w:hAnsi="Times New Roman"/>
          <w:sz w:val="22"/>
          <w:szCs w:val="22"/>
        </w:rPr>
      </w:pPr>
      <w:r>
        <w:rPr>
          <w:rFonts w:ascii="Times New Roman" w:hAnsi="Times New Roman"/>
          <w:sz w:val="22"/>
          <w:szCs w:val="22"/>
        </w:rPr>
        <w:lastRenderedPageBreak/>
        <w:t>3 Sor: La pour re</w:t>
      </w:r>
      <w:r w:rsidR="001377D2">
        <w:rPr>
          <w:rFonts w:ascii="Times New Roman" w:hAnsi="Times New Roman"/>
          <w:sz w:val="22"/>
          <w:szCs w:val="22"/>
        </w:rPr>
        <w:t>n</w:t>
      </w:r>
      <w:r>
        <w:rPr>
          <w:rFonts w:ascii="Times New Roman" w:hAnsi="Times New Roman"/>
          <w:sz w:val="22"/>
          <w:szCs w:val="22"/>
        </w:rPr>
        <w:t>contrai Macbeth</w:t>
      </w:r>
    </w:p>
    <w:p w14:paraId="0FE24941" w14:textId="77777777" w:rsidR="00E324CC" w:rsidRDefault="00000000">
      <w:pPr>
        <w:rPr>
          <w:rFonts w:ascii="Times New Roman" w:hAnsi="Times New Roman"/>
          <w:sz w:val="22"/>
          <w:szCs w:val="22"/>
        </w:rPr>
      </w:pPr>
      <w:r>
        <w:rPr>
          <w:rFonts w:ascii="Times New Roman" w:hAnsi="Times New Roman"/>
          <w:sz w:val="22"/>
          <w:szCs w:val="22"/>
        </w:rPr>
        <w:t xml:space="preserve">1 Sor: </w:t>
      </w:r>
      <w:commentRangeStart w:id="4"/>
      <w:r>
        <w:rPr>
          <w:rFonts w:ascii="Times New Roman" w:hAnsi="Times New Roman"/>
          <w:sz w:val="22"/>
          <w:szCs w:val="22"/>
        </w:rPr>
        <w:t>Gris j’n</w:t>
      </w:r>
      <w:r>
        <w:rPr>
          <w:rFonts w:ascii="Times New Roman" w:hAnsi="Times New Roman"/>
          <w:color w:val="000000"/>
          <w:sz w:val="22"/>
          <w:szCs w:val="22"/>
        </w:rPr>
        <w:t>êt</w:t>
      </w:r>
      <w:commentRangeEnd w:id="4"/>
      <w:r w:rsidR="0064021C">
        <w:rPr>
          <w:rStyle w:val="CommentReference"/>
          <w:rFonts w:cs="Mangal"/>
        </w:rPr>
        <w:commentReference w:id="4"/>
      </w:r>
      <w:r>
        <w:rPr>
          <w:rFonts w:ascii="Times New Roman" w:hAnsi="Times New Roman"/>
          <w:color w:val="000000"/>
          <w:sz w:val="22"/>
          <w:szCs w:val="22"/>
        </w:rPr>
        <w:t>, j’viaens!</w:t>
      </w:r>
    </w:p>
    <w:p w14:paraId="7720F8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w:t>
      </w:r>
      <w:r>
        <w:rPr>
          <w:rStyle w:val="EndnoteAnchor"/>
          <w:rFonts w:ascii="Times New Roman" w:hAnsi="Times New Roman"/>
          <w:color w:val="000000"/>
          <w:sz w:val="22"/>
          <w:szCs w:val="22"/>
        </w:rPr>
        <w:endnoteReference w:id="1"/>
      </w:r>
      <w:r>
        <w:rPr>
          <w:rFonts w:ascii="Times New Roman" w:hAnsi="Times New Roman"/>
          <w:color w:val="000000"/>
          <w:sz w:val="22"/>
          <w:szCs w:val="22"/>
        </w:rPr>
        <w:t>: Paddock crie</w:t>
      </w:r>
    </w:p>
    <w:p w14:paraId="46DB3E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Biaentot</w:t>
      </w:r>
    </w:p>
    <w:p w14:paraId="63FAEB0E" w14:textId="77777777" w:rsidR="00E324CC" w:rsidRDefault="00000000">
      <w:pPr>
        <w:rPr>
          <w:rFonts w:ascii="Times New Roman" w:hAnsi="Times New Roman"/>
          <w:sz w:val="22"/>
          <w:szCs w:val="22"/>
        </w:rPr>
      </w:pPr>
      <w:r>
        <w:rPr>
          <w:rFonts w:ascii="Times New Roman" w:hAnsi="Times New Roman"/>
          <w:sz w:val="22"/>
          <w:szCs w:val="22"/>
        </w:rPr>
        <w:t>Tous: Bel aie laid, et laid aie bel:</w:t>
      </w:r>
    </w:p>
    <w:p w14:paraId="2C185765" w14:textId="77777777" w:rsidR="00E324CC" w:rsidRDefault="00000000">
      <w:pPr>
        <w:rPr>
          <w:rFonts w:ascii="Times New Roman" w:hAnsi="Times New Roman"/>
          <w:sz w:val="22"/>
          <w:szCs w:val="22"/>
        </w:rPr>
      </w:pPr>
      <w:r>
        <w:rPr>
          <w:rFonts w:ascii="Times New Roman" w:hAnsi="Times New Roman"/>
          <w:sz w:val="22"/>
          <w:szCs w:val="22"/>
        </w:rPr>
        <w:t>Dansai a travers la brunaie et l’air qui pu</w:t>
      </w:r>
    </w:p>
    <w:p w14:paraId="3CDD9954" w14:textId="60809701"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[Sorchi</w:t>
      </w:r>
      <w:r w:rsidR="001377D2">
        <w:rPr>
          <w:rFonts w:ascii="Times New Roman" w:hAnsi="Times New Roman"/>
          <w:sz w:val="22"/>
          <w:szCs w:val="22"/>
        </w:rPr>
        <w:t>é</w:t>
      </w:r>
      <w:r>
        <w:rPr>
          <w:rFonts w:ascii="Times New Roman" w:hAnsi="Times New Roman"/>
          <w:sz w:val="22"/>
          <w:szCs w:val="22"/>
        </w:rPr>
        <w:t>res disparaisse]</w:t>
      </w:r>
    </w:p>
    <w:p w14:paraId="1C500AFA" w14:textId="77777777" w:rsidR="00E324CC" w:rsidRDefault="00E324CC">
      <w:pPr>
        <w:rPr>
          <w:rFonts w:ascii="Times New Roman" w:hAnsi="Times New Roman"/>
          <w:sz w:val="22"/>
          <w:szCs w:val="22"/>
        </w:rPr>
      </w:pPr>
    </w:p>
    <w:p w14:paraId="45C1DC08" w14:textId="77777777" w:rsidR="00E324CC" w:rsidRDefault="00000000">
      <w:pPr>
        <w:jc w:val="center"/>
        <w:rPr>
          <w:rFonts w:hint="eastAsia"/>
        </w:rPr>
      </w:pPr>
      <w:r>
        <w:rPr>
          <w:rFonts w:ascii="Times New Roman" w:hAnsi="Times New Roman"/>
          <w:sz w:val="22"/>
          <w:szCs w:val="22"/>
        </w:rPr>
        <w:t xml:space="preserve">Scene 2. </w:t>
      </w:r>
      <w:r>
        <w:rPr>
          <w:rFonts w:ascii="Times New Roman" w:hAnsi="Times New Roman"/>
          <w:sz w:val="22"/>
          <w:szCs w:val="22"/>
        </w:rPr>
        <w:tab/>
        <w:t>Un camp d’armaie apres Fores.</w:t>
      </w:r>
    </w:p>
    <w:p w14:paraId="3922F620" w14:textId="77777777" w:rsidR="00E324CC" w:rsidRDefault="00E324CC">
      <w:pPr>
        <w:jc w:val="center"/>
        <w:rPr>
          <w:rFonts w:ascii="Times New Roman" w:hAnsi="Times New Roman"/>
          <w:sz w:val="22"/>
          <w:szCs w:val="22"/>
        </w:rPr>
      </w:pPr>
    </w:p>
    <w:p w14:paraId="0D48ED97" w14:textId="402DE578" w:rsidR="00E324CC" w:rsidRDefault="00000000">
      <w:pPr>
        <w:rPr>
          <w:rFonts w:hint="eastAsia"/>
        </w:rPr>
      </w:pPr>
      <w:r>
        <w:rPr>
          <w:rFonts w:ascii="Times New Roman" w:hAnsi="Times New Roman"/>
          <w:i/>
          <w:iCs/>
          <w:sz w:val="22"/>
          <w:szCs w:val="22"/>
        </w:rPr>
        <w:t>Soun</w:t>
      </w:r>
      <w:r w:rsidR="005D5135">
        <w:rPr>
          <w:rFonts w:ascii="Times New Roman" w:hAnsi="Times New Roman"/>
          <w:i/>
          <w:iCs/>
          <w:sz w:val="22"/>
          <w:szCs w:val="22"/>
        </w:rPr>
        <w:t>r</w:t>
      </w:r>
      <w:r>
        <w:rPr>
          <w:rFonts w:ascii="Times New Roman" w:hAnsi="Times New Roman"/>
          <w:i/>
          <w:iCs/>
          <w:sz w:val="22"/>
          <w:szCs w:val="22"/>
        </w:rPr>
        <w:t>ie en d’dans</w:t>
      </w:r>
      <w:r>
        <w:rPr>
          <w:rFonts w:ascii="Times New Roman" w:hAnsi="Times New Roman"/>
          <w:sz w:val="22"/>
          <w:szCs w:val="22"/>
        </w:rPr>
        <w:t>.</w:t>
      </w:r>
      <w:r>
        <w:rPr>
          <w:rFonts w:ascii="Times New Roman" w:hAnsi="Times New Roman"/>
          <w:sz w:val="22"/>
          <w:szCs w:val="22"/>
        </w:rPr>
        <w:tab/>
        <w:t>Entre le rouai, Duncan, Malcolm, Donalbain, Lenox et autres qui trouve un soudard qui sanne</w:t>
      </w:r>
    </w:p>
    <w:p w14:paraId="41CF63AA" w14:textId="77777777" w:rsidR="00E324CC" w:rsidRDefault="00E324CC">
      <w:pPr>
        <w:rPr>
          <w:rFonts w:ascii="Times New Roman" w:hAnsi="Times New Roman"/>
          <w:sz w:val="22"/>
          <w:szCs w:val="22"/>
        </w:rPr>
      </w:pPr>
    </w:p>
    <w:p w14:paraId="4C2F583C" w14:textId="77777777" w:rsidR="00E324CC" w:rsidRDefault="00000000">
      <w:pPr>
        <w:rPr>
          <w:rFonts w:ascii="Times New Roman" w:hAnsi="Times New Roman"/>
          <w:sz w:val="22"/>
          <w:szCs w:val="22"/>
        </w:rPr>
      </w:pPr>
      <w:r>
        <w:rPr>
          <w:rFonts w:ascii="Times New Roman" w:hAnsi="Times New Roman"/>
          <w:sz w:val="22"/>
          <w:szCs w:val="22"/>
        </w:rPr>
        <w:t>Dun: Kiei homme pyaien d’sang que vla? I pourra dire</w:t>
      </w:r>
    </w:p>
    <w:p w14:paraId="4F58C9B7" w14:textId="3BC8F9D8" w:rsidR="00E324CC" w:rsidRDefault="00000000">
      <w:pPr>
        <w:rPr>
          <w:rFonts w:ascii="Times New Roman" w:hAnsi="Times New Roman"/>
          <w:sz w:val="22"/>
          <w:szCs w:val="22"/>
        </w:rPr>
      </w:pPr>
      <w:r>
        <w:rPr>
          <w:rFonts w:ascii="Times New Roman" w:hAnsi="Times New Roman"/>
          <w:sz w:val="22"/>
          <w:szCs w:val="22"/>
        </w:rPr>
        <w:tab/>
        <w:t>Par la couni</w:t>
      </w:r>
      <w:r w:rsidR="005D5135">
        <w:rPr>
          <w:rFonts w:ascii="Times New Roman" w:hAnsi="Times New Roman"/>
          <w:sz w:val="22"/>
          <w:szCs w:val="22"/>
        </w:rPr>
        <w:t>e</w:t>
      </w:r>
      <w:r>
        <w:rPr>
          <w:rFonts w:ascii="Times New Roman" w:hAnsi="Times New Roman"/>
          <w:sz w:val="22"/>
          <w:szCs w:val="22"/>
        </w:rPr>
        <w:t>sance qu’il a d’seur dla revolte</w:t>
      </w:r>
    </w:p>
    <w:p w14:paraId="1C3F5C1B" w14:textId="77777777" w:rsidR="00E324CC" w:rsidRDefault="00000000">
      <w:pPr>
        <w:rPr>
          <w:rFonts w:ascii="Times New Roman" w:hAnsi="Times New Roman"/>
          <w:sz w:val="22"/>
          <w:szCs w:val="22"/>
        </w:rPr>
      </w:pPr>
      <w:r>
        <w:rPr>
          <w:rFonts w:ascii="Times New Roman" w:hAnsi="Times New Roman"/>
          <w:sz w:val="22"/>
          <w:szCs w:val="22"/>
        </w:rPr>
        <w:tab/>
        <w:t>Laie nouvelles que ya</w:t>
      </w:r>
    </w:p>
    <w:p w14:paraId="45BD3D7E" w14:textId="77777777" w:rsidR="00E324CC" w:rsidRDefault="00000000">
      <w:pPr>
        <w:rPr>
          <w:rFonts w:ascii="Times New Roman" w:hAnsi="Times New Roman"/>
          <w:sz w:val="22"/>
          <w:szCs w:val="22"/>
        </w:rPr>
      </w:pPr>
      <w:r>
        <w:rPr>
          <w:rFonts w:ascii="Times New Roman" w:hAnsi="Times New Roman"/>
          <w:sz w:val="22"/>
          <w:szCs w:val="22"/>
        </w:rPr>
        <w:t xml:space="preserve">Mal: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Sh’aie ichin l’sergeant</w:t>
      </w:r>
    </w:p>
    <w:p w14:paraId="07ECE1C5" w14:textId="77777777" w:rsidR="00E324CC" w:rsidRDefault="00000000">
      <w:pPr>
        <w:rPr>
          <w:rFonts w:ascii="Times New Roman" w:hAnsi="Times New Roman"/>
          <w:sz w:val="22"/>
          <w:szCs w:val="22"/>
        </w:rPr>
      </w:pPr>
      <w:r>
        <w:rPr>
          <w:rFonts w:ascii="Times New Roman" w:hAnsi="Times New Roman"/>
          <w:sz w:val="22"/>
          <w:szCs w:val="22"/>
        </w:rPr>
        <w:tab/>
        <w:t>Qui comme un bouan et brave soudard saie battu</w:t>
      </w:r>
    </w:p>
    <w:p w14:paraId="259DF1A0" w14:textId="77777777" w:rsidR="00E324CC" w:rsidRDefault="00000000">
      <w:pPr>
        <w:rPr>
          <w:rFonts w:ascii="Times New Roman" w:hAnsi="Times New Roman"/>
          <w:sz w:val="22"/>
          <w:szCs w:val="22"/>
        </w:rPr>
      </w:pPr>
      <w:r>
        <w:rPr>
          <w:rFonts w:ascii="Times New Roman" w:hAnsi="Times New Roman"/>
          <w:sz w:val="22"/>
          <w:szCs w:val="22"/>
        </w:rPr>
        <w:tab/>
        <w:t>Contre mn’eskiavitude. Salut, brave ami!</w:t>
      </w:r>
    </w:p>
    <w:p w14:paraId="374B3D4D" w14:textId="77777777" w:rsidR="00E324CC" w:rsidRDefault="00000000">
      <w:pPr>
        <w:rPr>
          <w:rFonts w:ascii="Times New Roman" w:hAnsi="Times New Roman"/>
          <w:sz w:val="22"/>
          <w:szCs w:val="22"/>
        </w:rPr>
      </w:pPr>
      <w:r>
        <w:rPr>
          <w:rFonts w:ascii="Times New Roman" w:hAnsi="Times New Roman"/>
          <w:sz w:val="22"/>
          <w:szCs w:val="22"/>
        </w:rPr>
        <w:tab/>
        <w:t>Dis au rouai shu qu’tu counie du traiens</w:t>
      </w:r>
    </w:p>
    <w:p w14:paraId="5C7B72F6" w14:textId="77777777" w:rsidR="00E324CC" w:rsidRDefault="00000000">
      <w:pPr>
        <w:rPr>
          <w:rFonts w:ascii="Times New Roman" w:hAnsi="Times New Roman"/>
          <w:sz w:val="22"/>
          <w:szCs w:val="22"/>
        </w:rPr>
      </w:pPr>
      <w:r>
        <w:rPr>
          <w:rFonts w:ascii="Times New Roman" w:hAnsi="Times New Roman"/>
          <w:sz w:val="22"/>
          <w:szCs w:val="22"/>
        </w:rPr>
        <w:tab/>
        <w:t xml:space="preserve">Et commaie qu’tu l’as laqui </w:t>
      </w:r>
    </w:p>
    <w:p w14:paraId="06F625DB" w14:textId="77777777" w:rsidR="00E324CC" w:rsidRDefault="00000000">
      <w:pPr>
        <w:rPr>
          <w:rFonts w:ascii="Times New Roman" w:hAnsi="Times New Roman"/>
          <w:sz w:val="22"/>
          <w:szCs w:val="22"/>
        </w:rPr>
      </w:pPr>
      <w:r>
        <w:rPr>
          <w:rFonts w:ascii="Times New Roman" w:hAnsi="Times New Roman"/>
          <w:sz w:val="22"/>
          <w:szCs w:val="22"/>
        </w:rPr>
        <w:t xml:space="preserve">Sou: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L’affaire etait ardi en doute </w:t>
      </w:r>
    </w:p>
    <w:p w14:paraId="2C16F7E9" w14:textId="77777777" w:rsidR="00E324CC" w:rsidRDefault="00000000">
      <w:pPr>
        <w:rPr>
          <w:rFonts w:ascii="Times New Roman" w:hAnsi="Times New Roman"/>
          <w:sz w:val="22"/>
          <w:szCs w:val="22"/>
        </w:rPr>
      </w:pPr>
      <w:r>
        <w:rPr>
          <w:rFonts w:ascii="Times New Roman" w:hAnsi="Times New Roman"/>
          <w:sz w:val="22"/>
          <w:szCs w:val="22"/>
        </w:rPr>
        <w:tab/>
        <w:t>Comme daeux bouans noueux qui s’entre kiaenne</w:t>
      </w:r>
    </w:p>
    <w:p w14:paraId="083165B6" w14:textId="77777777" w:rsidR="00E324CC" w:rsidRDefault="00000000">
      <w:pPr>
        <w:rPr>
          <w:rFonts w:ascii="Times New Roman" w:hAnsi="Times New Roman"/>
          <w:sz w:val="22"/>
          <w:szCs w:val="22"/>
        </w:rPr>
      </w:pPr>
      <w:r>
        <w:rPr>
          <w:rFonts w:ascii="Times New Roman" w:hAnsi="Times New Roman"/>
          <w:sz w:val="22"/>
          <w:szCs w:val="22"/>
        </w:rPr>
        <w:tab/>
        <w:t xml:space="preserve">Et tue leux couniesance. L’Macdonwald sans piti, </w:t>
      </w:r>
    </w:p>
    <w:p w14:paraId="6A17B634" w14:textId="76766DB4" w:rsidR="00E324CC" w:rsidRDefault="00000000">
      <w:pPr>
        <w:rPr>
          <w:rFonts w:ascii="Times New Roman" w:hAnsi="Times New Roman"/>
          <w:sz w:val="22"/>
          <w:szCs w:val="22"/>
        </w:rPr>
      </w:pPr>
      <w:r>
        <w:rPr>
          <w:rFonts w:ascii="Times New Roman" w:hAnsi="Times New Roman"/>
          <w:sz w:val="22"/>
          <w:szCs w:val="22"/>
        </w:rPr>
        <w:tab/>
        <w:t>Qui merit</w:t>
      </w:r>
      <w:r w:rsidR="00543623">
        <w:rPr>
          <w:rFonts w:ascii="Times New Roman" w:hAnsi="Times New Roman"/>
          <w:sz w:val="22"/>
          <w:szCs w:val="22"/>
        </w:rPr>
        <w:t>e</w:t>
      </w:r>
      <w:commentRangeStart w:id="5"/>
      <w:commentRangeStart w:id="6"/>
      <w:r>
        <w:rPr>
          <w:rFonts w:ascii="Times New Roman" w:hAnsi="Times New Roman"/>
          <w:sz w:val="22"/>
          <w:szCs w:val="22"/>
        </w:rPr>
        <w:t xml:space="preserve"> </w:t>
      </w:r>
      <w:commentRangeEnd w:id="5"/>
      <w:r w:rsidR="00112B69">
        <w:rPr>
          <w:rStyle w:val="CommentReference"/>
          <w:rFonts w:cs="Mangal"/>
        </w:rPr>
        <w:commentReference w:id="5"/>
      </w:r>
      <w:commentRangeEnd w:id="6"/>
      <w:r w:rsidR="00543623">
        <w:rPr>
          <w:rStyle w:val="CommentReference"/>
          <w:rFonts w:cs="Mangal"/>
        </w:rPr>
        <w:commentReference w:id="6"/>
      </w:r>
      <w:r>
        <w:rPr>
          <w:rFonts w:ascii="Times New Roman" w:hAnsi="Times New Roman"/>
          <w:sz w:val="22"/>
          <w:szCs w:val="22"/>
        </w:rPr>
        <w:t>d’eaet un rebelle car pour chunna</w:t>
      </w:r>
    </w:p>
    <w:p w14:paraId="2AB5E6D9" w14:textId="77777777" w:rsidR="00E324CC" w:rsidRDefault="00000000">
      <w:pPr>
        <w:rPr>
          <w:rFonts w:ascii="Times New Roman" w:hAnsi="Times New Roman"/>
          <w:sz w:val="22"/>
          <w:szCs w:val="22"/>
        </w:rPr>
      </w:pPr>
      <w:r>
        <w:rPr>
          <w:rFonts w:ascii="Times New Roman" w:hAnsi="Times New Roman"/>
          <w:sz w:val="22"/>
          <w:szCs w:val="22"/>
        </w:rPr>
        <w:tab/>
        <w:t xml:space="preserve">Toute la gaiene daie viyaienies dla nature </w:t>
      </w:r>
    </w:p>
    <w:p w14:paraId="1F65D346" w14:textId="77777777" w:rsidR="00E324CC" w:rsidRDefault="00000000">
      <w:pPr>
        <w:rPr>
          <w:rFonts w:ascii="Times New Roman" w:hAnsi="Times New Roman"/>
          <w:sz w:val="22"/>
          <w:szCs w:val="22"/>
        </w:rPr>
      </w:pPr>
      <w:r>
        <w:rPr>
          <w:rFonts w:ascii="Times New Roman" w:hAnsi="Times New Roman"/>
          <w:sz w:val="22"/>
          <w:szCs w:val="22"/>
        </w:rPr>
        <w:tab/>
        <w:t>Sont toutes su li – et dz’iles du vouais</w:t>
      </w:r>
    </w:p>
    <w:p w14:paraId="2066E000" w14:textId="77777777" w:rsidR="00E324CC" w:rsidRDefault="00000000">
      <w:pPr>
        <w:rPr>
          <w:rFonts w:ascii="Times New Roman" w:hAnsi="Times New Roman"/>
          <w:sz w:val="22"/>
          <w:szCs w:val="22"/>
        </w:rPr>
      </w:pPr>
      <w:r>
        <w:rPr>
          <w:rFonts w:ascii="Times New Roman" w:hAnsi="Times New Roman"/>
          <w:sz w:val="22"/>
          <w:szCs w:val="22"/>
        </w:rPr>
        <w:tab/>
        <w:t>De kernes et daie cotes de Gallow il aie fourni de tout;</w:t>
      </w:r>
    </w:p>
    <w:p w14:paraId="25AC22FD" w14:textId="77777777" w:rsidR="00E324CC" w:rsidRDefault="00000000">
      <w:pPr>
        <w:rPr>
          <w:rFonts w:ascii="Times New Roman" w:hAnsi="Times New Roman"/>
          <w:sz w:val="22"/>
          <w:szCs w:val="22"/>
        </w:rPr>
      </w:pPr>
      <w:r>
        <w:rPr>
          <w:rFonts w:ascii="Times New Roman" w:hAnsi="Times New Roman"/>
          <w:sz w:val="22"/>
          <w:szCs w:val="22"/>
        </w:rPr>
        <w:tab/>
        <w:t>Et la fortune, riant su sa dispute damnaie,</w:t>
      </w:r>
    </w:p>
    <w:p w14:paraId="57C70638" w14:textId="2825B7B9" w:rsidR="00E324CC" w:rsidRDefault="00000000">
      <w:pPr>
        <w:rPr>
          <w:rFonts w:ascii="Times New Roman" w:hAnsi="Times New Roman"/>
          <w:sz w:val="22"/>
          <w:szCs w:val="22"/>
        </w:rPr>
      </w:pPr>
      <w:r>
        <w:rPr>
          <w:rFonts w:ascii="Times New Roman" w:hAnsi="Times New Roman"/>
          <w:sz w:val="22"/>
          <w:szCs w:val="22"/>
        </w:rPr>
        <w:tab/>
        <w:t>Avait la mine d’une putain d’rev</w:t>
      </w:r>
      <w:commentRangeStart w:id="7"/>
      <w:commentRangeStart w:id="8"/>
      <w:r w:rsidR="00F96821">
        <w:rPr>
          <w:rFonts w:ascii="Times New Roman" w:hAnsi="Times New Roman"/>
          <w:sz w:val="22"/>
          <w:szCs w:val="22"/>
        </w:rPr>
        <w:t>o</w:t>
      </w:r>
      <w:commentRangeEnd w:id="7"/>
      <w:r w:rsidR="009155E1">
        <w:rPr>
          <w:rStyle w:val="CommentReference"/>
          <w:rFonts w:cs="Mangal"/>
        </w:rPr>
        <w:commentReference w:id="7"/>
      </w:r>
      <w:commentRangeEnd w:id="8"/>
      <w:r w:rsidR="009155E1">
        <w:rPr>
          <w:rStyle w:val="CommentReference"/>
          <w:rFonts w:cs="Mangal"/>
        </w:rPr>
        <w:commentReference w:id="8"/>
      </w:r>
      <w:r>
        <w:rPr>
          <w:rFonts w:ascii="Times New Roman" w:hAnsi="Times New Roman"/>
          <w:sz w:val="22"/>
          <w:szCs w:val="22"/>
        </w:rPr>
        <w:t>ltai: Mais tout aie trop fayi;</w:t>
      </w:r>
    </w:p>
    <w:p w14:paraId="09468909" w14:textId="77777777" w:rsidR="00E324CC" w:rsidRDefault="00000000">
      <w:pPr>
        <w:rPr>
          <w:rFonts w:ascii="Times New Roman" w:hAnsi="Times New Roman"/>
          <w:sz w:val="22"/>
          <w:szCs w:val="22"/>
        </w:rPr>
      </w:pPr>
      <w:r>
        <w:rPr>
          <w:rFonts w:ascii="Times New Roman" w:hAnsi="Times New Roman"/>
          <w:sz w:val="22"/>
          <w:szCs w:val="22"/>
        </w:rPr>
        <w:tab/>
        <w:t xml:space="preserve">Pour le brave Macbeth, i merite biaen shu nom la </w:t>
      </w:r>
    </w:p>
    <w:p w14:paraId="7203C6F4" w14:textId="77777777" w:rsidR="00E324CC" w:rsidRDefault="00000000">
      <w:pPr>
        <w:rPr>
          <w:rFonts w:ascii="Times New Roman" w:hAnsi="Times New Roman"/>
          <w:sz w:val="22"/>
          <w:szCs w:val="22"/>
        </w:rPr>
      </w:pPr>
      <w:r>
        <w:rPr>
          <w:rFonts w:ascii="Times New Roman" w:hAnsi="Times New Roman"/>
          <w:sz w:val="22"/>
          <w:szCs w:val="22"/>
        </w:rPr>
        <w:tab/>
      </w:r>
      <w:commentRangeStart w:id="9"/>
      <w:r>
        <w:rPr>
          <w:rFonts w:ascii="Times New Roman" w:hAnsi="Times New Roman"/>
          <w:sz w:val="22"/>
          <w:szCs w:val="22"/>
        </w:rPr>
        <w:t xml:space="preserve">Piant </w:t>
      </w:r>
      <w:commentRangeEnd w:id="9"/>
      <w:r w:rsidR="00804F3A">
        <w:rPr>
          <w:rStyle w:val="CommentReference"/>
          <w:rFonts w:cs="Mangal"/>
        </w:rPr>
        <w:commentReference w:id="9"/>
      </w:r>
      <w:r>
        <w:rPr>
          <w:rFonts w:ascii="Times New Roman" w:hAnsi="Times New Roman"/>
          <w:sz w:val="22"/>
          <w:szCs w:val="22"/>
        </w:rPr>
        <w:t xml:space="preserve">dla fortune auve sen sahbre </w:t>
      </w:r>
      <w:r>
        <w:rPr>
          <w:rFonts w:ascii="Times New Roman" w:hAnsi="Times New Roman"/>
          <w:sz w:val="22"/>
          <w:szCs w:val="22"/>
          <w:highlight w:val="white"/>
        </w:rPr>
        <w:t>d’acier</w:t>
      </w:r>
      <w:r>
        <w:rPr>
          <w:rFonts w:ascii="Times New Roman" w:hAnsi="Times New Roman"/>
          <w:sz w:val="22"/>
          <w:szCs w:val="22"/>
        </w:rPr>
        <w:t xml:space="preserve"> en l’air</w:t>
      </w:r>
    </w:p>
    <w:p w14:paraId="15F470AF" w14:textId="77777777" w:rsidR="00E324CC" w:rsidRDefault="00000000">
      <w:pPr>
        <w:rPr>
          <w:rFonts w:ascii="Times New Roman" w:hAnsi="Times New Roman"/>
          <w:sz w:val="22"/>
          <w:szCs w:val="22"/>
        </w:rPr>
      </w:pPr>
      <w:r>
        <w:rPr>
          <w:rFonts w:ascii="Times New Roman" w:hAnsi="Times New Roman"/>
          <w:sz w:val="22"/>
          <w:szCs w:val="22"/>
        </w:rPr>
        <w:tab/>
        <w:t>Qui fumait auve le sang qu’etait d’su</w:t>
      </w:r>
    </w:p>
    <w:p w14:paraId="5D93AEBB" w14:textId="3ADCC092" w:rsidR="00E324CC" w:rsidRDefault="00000000">
      <w:pPr>
        <w:rPr>
          <w:rFonts w:ascii="Times New Roman" w:hAnsi="Times New Roman"/>
          <w:sz w:val="22"/>
          <w:szCs w:val="22"/>
        </w:rPr>
      </w:pPr>
      <w:r>
        <w:rPr>
          <w:rFonts w:ascii="Times New Roman" w:hAnsi="Times New Roman"/>
          <w:sz w:val="22"/>
          <w:szCs w:val="22"/>
        </w:rPr>
        <w:tab/>
        <w:t>Comme le b</w:t>
      </w:r>
      <w:r w:rsidR="00E35FCB">
        <w:rPr>
          <w:rFonts w:ascii="Times New Roman" w:hAnsi="Times New Roman"/>
          <w:sz w:val="22"/>
          <w:szCs w:val="22"/>
        </w:rPr>
        <w:t>i</w:t>
      </w:r>
      <w:r>
        <w:rPr>
          <w:rFonts w:ascii="Times New Roman" w:hAnsi="Times New Roman"/>
          <w:sz w:val="22"/>
          <w:szCs w:val="22"/>
        </w:rPr>
        <w:t>jou du courage</w:t>
      </w:r>
    </w:p>
    <w:p w14:paraId="05A32EE1" w14:textId="658971B4" w:rsidR="00E324CC" w:rsidRDefault="00000000">
      <w:pPr>
        <w:rPr>
          <w:rFonts w:ascii="Times New Roman" w:hAnsi="Times New Roman"/>
          <w:sz w:val="22"/>
          <w:szCs w:val="22"/>
        </w:rPr>
      </w:pPr>
      <w:r>
        <w:rPr>
          <w:rFonts w:ascii="Times New Roman" w:hAnsi="Times New Roman"/>
          <w:sz w:val="22"/>
          <w:szCs w:val="22"/>
        </w:rPr>
        <w:tab/>
        <w:t>A coppai sen ch’min entch</w:t>
      </w:r>
      <w:r w:rsidR="001377D2">
        <w:rPr>
          <w:rFonts w:ascii="Times New Roman" w:hAnsi="Times New Roman"/>
          <w:sz w:val="22"/>
          <w:szCs w:val="22"/>
        </w:rPr>
        <w:t>è</w:t>
      </w:r>
      <w:r>
        <w:rPr>
          <w:rFonts w:ascii="Times New Roman" w:hAnsi="Times New Roman"/>
          <w:sz w:val="22"/>
          <w:szCs w:val="22"/>
        </w:rPr>
        <w:t xml:space="preserve"> d’envisayhie l’eskiave</w:t>
      </w:r>
    </w:p>
    <w:p w14:paraId="604A1347" w14:textId="77777777" w:rsidR="00E324CC" w:rsidRDefault="00000000">
      <w:pPr>
        <w:rPr>
          <w:rFonts w:ascii="Times New Roman" w:hAnsi="Times New Roman"/>
          <w:sz w:val="22"/>
          <w:szCs w:val="22"/>
        </w:rPr>
      </w:pPr>
      <w:r>
        <w:rPr>
          <w:rFonts w:ascii="Times New Roman" w:hAnsi="Times New Roman"/>
          <w:sz w:val="22"/>
          <w:szCs w:val="22"/>
        </w:rPr>
        <w:tab/>
        <w:t>Et n’ya jamais shaqui la maien, ni dit adi,</w:t>
      </w:r>
    </w:p>
    <w:p w14:paraId="14D264B6" w14:textId="6286857C" w:rsidR="00E324CC" w:rsidRDefault="00000000">
      <w:pPr>
        <w:rPr>
          <w:rFonts w:ascii="Times New Roman" w:hAnsi="Times New Roman"/>
          <w:sz w:val="22"/>
          <w:szCs w:val="22"/>
        </w:rPr>
      </w:pPr>
      <w:r>
        <w:rPr>
          <w:rFonts w:ascii="Times New Roman" w:hAnsi="Times New Roman"/>
          <w:sz w:val="22"/>
          <w:szCs w:val="22"/>
        </w:rPr>
        <w:tab/>
        <w:t>Entch</w:t>
      </w:r>
      <w:r w:rsidR="0091683F">
        <w:rPr>
          <w:rFonts w:ascii="Times New Roman" w:hAnsi="Times New Roman"/>
          <w:sz w:val="22"/>
          <w:szCs w:val="22"/>
        </w:rPr>
        <w:t>é</w:t>
      </w:r>
      <w:r>
        <w:rPr>
          <w:rFonts w:ascii="Times New Roman" w:hAnsi="Times New Roman"/>
          <w:sz w:val="22"/>
          <w:szCs w:val="22"/>
        </w:rPr>
        <w:t xml:space="preserve"> dl’av</w:t>
      </w:r>
      <w:r>
        <w:rPr>
          <w:rFonts w:ascii="Times New Roman" w:hAnsi="Times New Roman"/>
          <w:color w:val="000000"/>
          <w:sz w:val="22"/>
          <w:szCs w:val="22"/>
        </w:rPr>
        <w:t>è</w:t>
      </w:r>
      <w:r>
        <w:rPr>
          <w:rFonts w:ascii="Times New Roman" w:hAnsi="Times New Roman"/>
          <w:sz w:val="22"/>
          <w:szCs w:val="22"/>
        </w:rPr>
        <w:t xml:space="preserve"> de couzu depie l’</w:t>
      </w:r>
      <w:r w:rsidR="0091683F">
        <w:rPr>
          <w:rFonts w:ascii="Times New Roman" w:hAnsi="Times New Roman"/>
          <w:sz w:val="22"/>
          <w:szCs w:val="22"/>
        </w:rPr>
        <w:t>lonbrin</w:t>
      </w:r>
      <w:r>
        <w:rPr>
          <w:rFonts w:ascii="Times New Roman" w:hAnsi="Times New Roman"/>
          <w:sz w:val="22"/>
          <w:szCs w:val="22"/>
        </w:rPr>
        <w:t xml:space="preserve"> jusqua la goule</w:t>
      </w:r>
      <w:r>
        <w:rPr>
          <w:rFonts w:ascii="Times New Roman" w:hAnsi="Times New Roman"/>
          <w:sz w:val="22"/>
          <w:szCs w:val="22"/>
          <w:highlight w:val="yellow"/>
        </w:rPr>
        <w:t xml:space="preserve"> </w:t>
      </w:r>
    </w:p>
    <w:p w14:paraId="666E4C64" w14:textId="77777777" w:rsidR="00E324CC" w:rsidRDefault="00000000">
      <w:pPr>
        <w:rPr>
          <w:rFonts w:ascii="Times New Roman" w:hAnsi="Times New Roman"/>
          <w:sz w:val="22"/>
          <w:szCs w:val="22"/>
        </w:rPr>
      </w:pPr>
      <w:r>
        <w:rPr>
          <w:rFonts w:ascii="Times New Roman" w:hAnsi="Times New Roman"/>
          <w:sz w:val="22"/>
          <w:szCs w:val="22"/>
        </w:rPr>
        <w:tab/>
        <w:t xml:space="preserve">Et fourai sa tete su nos muralles </w:t>
      </w:r>
    </w:p>
    <w:p w14:paraId="307593F6" w14:textId="5DBBBF23" w:rsidR="00E324CC" w:rsidRDefault="00000000">
      <w:pPr>
        <w:rPr>
          <w:rFonts w:ascii="Times New Roman" w:hAnsi="Times New Roman"/>
          <w:sz w:val="22"/>
          <w:szCs w:val="22"/>
        </w:rPr>
      </w:pPr>
      <w:r>
        <w:rPr>
          <w:rFonts w:ascii="Times New Roman" w:hAnsi="Times New Roman"/>
          <w:sz w:val="22"/>
          <w:szCs w:val="22"/>
        </w:rPr>
        <w:t>Dun: O couaraghaue</w:t>
      </w:r>
      <w:r w:rsidR="0091683F">
        <w:rPr>
          <w:rFonts w:ascii="Times New Roman" w:hAnsi="Times New Roman"/>
          <w:sz w:val="22"/>
          <w:szCs w:val="22"/>
        </w:rPr>
        <w:t>x</w:t>
      </w:r>
      <w:r>
        <w:rPr>
          <w:rFonts w:ascii="Times New Roman" w:hAnsi="Times New Roman"/>
          <w:sz w:val="22"/>
          <w:szCs w:val="22"/>
        </w:rPr>
        <w:t xml:space="preserve"> cousin! famaeux Mousieu!</w:t>
      </w:r>
    </w:p>
    <w:p w14:paraId="29BA12F8" w14:textId="06A07A6F" w:rsidR="00E324CC" w:rsidRDefault="00000000">
      <w:pPr>
        <w:rPr>
          <w:rFonts w:ascii="Times New Roman" w:hAnsi="Times New Roman"/>
          <w:sz w:val="22"/>
          <w:szCs w:val="22"/>
        </w:rPr>
      </w:pPr>
      <w:r>
        <w:rPr>
          <w:rFonts w:ascii="Times New Roman" w:hAnsi="Times New Roman"/>
          <w:sz w:val="22"/>
          <w:szCs w:val="22"/>
        </w:rPr>
        <w:t>Sou: Comme quand l’sol</w:t>
      </w:r>
      <w:r w:rsidR="0091683F">
        <w:rPr>
          <w:rFonts w:ascii="Times New Roman" w:hAnsi="Times New Roman"/>
          <w:sz w:val="22"/>
          <w:szCs w:val="22"/>
        </w:rPr>
        <w:t>e</w:t>
      </w:r>
      <w:r>
        <w:rPr>
          <w:rFonts w:ascii="Times New Roman" w:hAnsi="Times New Roman"/>
          <w:sz w:val="22"/>
          <w:szCs w:val="22"/>
        </w:rPr>
        <w:t>il c’menche a mourtai sa fache</w:t>
      </w:r>
    </w:p>
    <w:p w14:paraId="62767C53" w14:textId="77777777" w:rsidR="00E324CC" w:rsidRDefault="00000000">
      <w:pPr>
        <w:rPr>
          <w:rFonts w:ascii="Times New Roman" w:hAnsi="Times New Roman"/>
          <w:sz w:val="22"/>
          <w:szCs w:val="22"/>
        </w:rPr>
      </w:pPr>
      <w:r>
        <w:rPr>
          <w:rFonts w:ascii="Times New Roman" w:hAnsi="Times New Roman"/>
          <w:sz w:val="22"/>
          <w:szCs w:val="22"/>
        </w:rPr>
        <w:tab/>
        <w:t>Et qui laie taireiblles tempetes et laie fouais d’orage rompe</w:t>
      </w:r>
    </w:p>
    <w:p w14:paraId="768C59E2" w14:textId="77777777" w:rsidR="00E324CC" w:rsidRDefault="00000000">
      <w:pPr>
        <w:rPr>
          <w:rFonts w:ascii="Times New Roman" w:hAnsi="Times New Roman"/>
          <w:sz w:val="22"/>
          <w:szCs w:val="22"/>
        </w:rPr>
      </w:pPr>
      <w:r>
        <w:rPr>
          <w:rFonts w:ascii="Times New Roman" w:hAnsi="Times New Roman"/>
          <w:sz w:val="22"/>
          <w:szCs w:val="22"/>
        </w:rPr>
        <w:tab/>
        <w:t>Dla r’source ou’aie qu’le r’comfort paraissait v’ni</w:t>
      </w:r>
    </w:p>
    <w:p w14:paraId="01613C39" w14:textId="77777777" w:rsidR="00E324CC" w:rsidRDefault="00000000">
      <w:pPr>
        <w:rPr>
          <w:rFonts w:ascii="Times New Roman" w:hAnsi="Times New Roman"/>
          <w:sz w:val="22"/>
          <w:szCs w:val="22"/>
        </w:rPr>
      </w:pPr>
      <w:r>
        <w:rPr>
          <w:rFonts w:ascii="Times New Roman" w:hAnsi="Times New Roman"/>
          <w:sz w:val="22"/>
          <w:szCs w:val="22"/>
        </w:rPr>
        <w:tab/>
        <w:t xml:space="preserve">L’adouelemaen viaen. Ecoutai, rouai d’Ecosse, ecoutai: </w:t>
      </w:r>
    </w:p>
    <w:p w14:paraId="0A5019C5" w14:textId="77777777" w:rsidR="00E324CC" w:rsidRDefault="00000000">
      <w:pPr>
        <w:rPr>
          <w:rFonts w:ascii="Times New Roman" w:hAnsi="Times New Roman"/>
          <w:sz w:val="22"/>
          <w:szCs w:val="22"/>
        </w:rPr>
      </w:pPr>
      <w:r>
        <w:rPr>
          <w:rFonts w:ascii="Times New Roman" w:hAnsi="Times New Roman"/>
          <w:sz w:val="22"/>
          <w:szCs w:val="22"/>
        </w:rPr>
        <w:tab/>
        <w:t xml:space="preserve">A paiene la justice armaie par le couarage </w:t>
      </w:r>
    </w:p>
    <w:p w14:paraId="3DF963D9" w14:textId="77777777" w:rsidR="00E324CC" w:rsidRDefault="00000000">
      <w:pPr>
        <w:rPr>
          <w:rFonts w:ascii="Times New Roman" w:hAnsi="Times New Roman"/>
          <w:sz w:val="22"/>
          <w:szCs w:val="22"/>
        </w:rPr>
      </w:pPr>
      <w:r>
        <w:rPr>
          <w:rFonts w:ascii="Times New Roman" w:hAnsi="Times New Roman"/>
          <w:sz w:val="22"/>
          <w:szCs w:val="22"/>
        </w:rPr>
        <w:tab/>
        <w:t xml:space="preserve">Aeut t’alle fait sh’aie kernes la leux fyais a leux talons </w:t>
      </w:r>
    </w:p>
    <w:p w14:paraId="2378538A" w14:textId="77777777" w:rsidR="00E324CC" w:rsidRDefault="00000000">
      <w:pPr>
        <w:rPr>
          <w:rFonts w:ascii="Times New Roman" w:hAnsi="Times New Roman"/>
          <w:sz w:val="22"/>
          <w:szCs w:val="22"/>
        </w:rPr>
      </w:pPr>
      <w:r>
        <w:rPr>
          <w:rFonts w:ascii="Times New Roman" w:hAnsi="Times New Roman"/>
          <w:sz w:val="22"/>
          <w:szCs w:val="22"/>
        </w:rPr>
        <w:tab/>
        <w:t xml:space="preserve">Que l’Seigneur Norouagiaen vaiyant l’avantage </w:t>
      </w:r>
    </w:p>
    <w:p w14:paraId="5A298CE1" w14:textId="03DF3103" w:rsidR="00E324CC" w:rsidRDefault="00000000">
      <w:pPr>
        <w:rPr>
          <w:rFonts w:ascii="Times New Roman" w:hAnsi="Times New Roman"/>
          <w:sz w:val="22"/>
          <w:szCs w:val="22"/>
        </w:rPr>
      </w:pPr>
      <w:r>
        <w:rPr>
          <w:rFonts w:ascii="Times New Roman" w:hAnsi="Times New Roman"/>
          <w:sz w:val="22"/>
          <w:szCs w:val="22"/>
        </w:rPr>
        <w:tab/>
        <w:t>Auve sez armes brieyantes et un nouv</w:t>
      </w:r>
      <w:r w:rsidR="001377D2">
        <w:rPr>
          <w:rFonts w:ascii="Times New Roman" w:hAnsi="Times New Roman"/>
          <w:color w:val="000000"/>
          <w:sz w:val="22"/>
          <w:szCs w:val="22"/>
        </w:rPr>
        <w:t>è</w:t>
      </w:r>
      <w:r>
        <w:rPr>
          <w:rFonts w:ascii="Times New Roman" w:hAnsi="Times New Roman"/>
          <w:sz w:val="22"/>
          <w:szCs w:val="22"/>
        </w:rPr>
        <w:t xml:space="preserve"> </w:t>
      </w:r>
      <w:r w:rsidR="006F3BBC">
        <w:rPr>
          <w:rFonts w:ascii="Times New Roman" w:hAnsi="Times New Roman"/>
          <w:sz w:val="22"/>
          <w:szCs w:val="22"/>
        </w:rPr>
        <w:t>l</w:t>
      </w:r>
      <w:r>
        <w:rPr>
          <w:rFonts w:ascii="Times New Roman" w:hAnsi="Times New Roman"/>
          <w:sz w:val="22"/>
          <w:szCs w:val="22"/>
        </w:rPr>
        <w:t>ot d’hommes</w:t>
      </w:r>
    </w:p>
    <w:p w14:paraId="070E72FA" w14:textId="77777777" w:rsidR="00E324CC" w:rsidRDefault="00000000">
      <w:pPr>
        <w:rPr>
          <w:rFonts w:ascii="Times New Roman" w:hAnsi="Times New Roman"/>
          <w:sz w:val="22"/>
          <w:szCs w:val="22"/>
        </w:rPr>
      </w:pPr>
      <w:r>
        <w:rPr>
          <w:rFonts w:ascii="Times New Roman" w:hAnsi="Times New Roman"/>
          <w:sz w:val="22"/>
          <w:szCs w:val="22"/>
        </w:rPr>
        <w:tab/>
        <w:t xml:space="preserve">C’menchi une nouvelle attaque    </w:t>
      </w:r>
    </w:p>
    <w:p w14:paraId="505D8F20" w14:textId="77777777" w:rsidR="00E324CC" w:rsidRDefault="00000000">
      <w:pPr>
        <w:rPr>
          <w:rFonts w:ascii="Times New Roman" w:hAnsi="Times New Roman"/>
          <w:sz w:val="22"/>
          <w:szCs w:val="22"/>
        </w:rPr>
      </w:pPr>
      <w:r>
        <w:rPr>
          <w:rFonts w:ascii="Times New Roman" w:hAnsi="Times New Roman"/>
          <w:sz w:val="22"/>
          <w:szCs w:val="22"/>
        </w:rPr>
        <w:t xml:space="preserve">Dun: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Shunshin etonni ti pouin</w:t>
      </w:r>
    </w:p>
    <w:p w14:paraId="3048A235" w14:textId="77777777" w:rsidR="00E324CC" w:rsidRDefault="00000000">
      <w:pPr>
        <w:rPr>
          <w:rFonts w:ascii="Times New Roman" w:hAnsi="Times New Roman"/>
          <w:sz w:val="22"/>
          <w:szCs w:val="22"/>
        </w:rPr>
      </w:pPr>
      <w:r>
        <w:rPr>
          <w:rFonts w:ascii="Times New Roman" w:hAnsi="Times New Roman"/>
          <w:sz w:val="22"/>
          <w:szCs w:val="22"/>
        </w:rPr>
        <w:tab/>
        <w:t>Nos captaines, Macbeth et Banquo?</w:t>
      </w:r>
    </w:p>
    <w:p w14:paraId="6D838E16" w14:textId="77777777" w:rsidR="00E324CC" w:rsidRDefault="00000000">
      <w:pPr>
        <w:rPr>
          <w:rFonts w:ascii="Times New Roman" w:hAnsi="Times New Roman"/>
          <w:sz w:val="22"/>
          <w:szCs w:val="22"/>
        </w:rPr>
      </w:pPr>
      <w:r>
        <w:rPr>
          <w:rFonts w:ascii="Times New Roman" w:hAnsi="Times New Roman"/>
          <w:sz w:val="22"/>
          <w:szCs w:val="22"/>
        </w:rPr>
        <w:t xml:space="preserve">Sou: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Oui;</w:t>
      </w:r>
    </w:p>
    <w:p w14:paraId="6AEEE317" w14:textId="2467E256" w:rsidR="00E324CC" w:rsidRDefault="00000000">
      <w:pPr>
        <w:rPr>
          <w:rFonts w:ascii="Times New Roman" w:hAnsi="Times New Roman"/>
          <w:sz w:val="22"/>
          <w:szCs w:val="22"/>
        </w:rPr>
      </w:pPr>
      <w:r>
        <w:rPr>
          <w:rFonts w:ascii="Times New Roman" w:hAnsi="Times New Roman"/>
          <w:sz w:val="22"/>
          <w:szCs w:val="22"/>
        </w:rPr>
        <w:tab/>
        <w:t>Comme daie grosbia</w:t>
      </w:r>
      <w:r w:rsidR="006F3BBC">
        <w:rPr>
          <w:rFonts w:ascii="Times New Roman" w:hAnsi="Times New Roman"/>
          <w:sz w:val="22"/>
          <w:szCs w:val="22"/>
        </w:rPr>
        <w:t>u</w:t>
      </w:r>
      <w:r>
        <w:rPr>
          <w:rFonts w:ascii="Times New Roman" w:hAnsi="Times New Roman"/>
          <w:sz w:val="22"/>
          <w:szCs w:val="22"/>
        </w:rPr>
        <w:t>es a dz’aieglles, ou l’yi</w:t>
      </w:r>
      <w:r>
        <w:rPr>
          <w:rFonts w:ascii="Times New Roman" w:hAnsi="Times New Roman"/>
          <w:color w:val="000000"/>
          <w:sz w:val="22"/>
          <w:szCs w:val="22"/>
        </w:rPr>
        <w:t>è</w:t>
      </w:r>
      <w:r>
        <w:rPr>
          <w:rFonts w:ascii="Times New Roman" w:hAnsi="Times New Roman"/>
          <w:sz w:val="22"/>
          <w:szCs w:val="22"/>
        </w:rPr>
        <w:t xml:space="preserve">vre au yion. </w:t>
      </w:r>
    </w:p>
    <w:p w14:paraId="698AE85B" w14:textId="77777777" w:rsidR="00E324CC" w:rsidRDefault="00000000">
      <w:pPr>
        <w:rPr>
          <w:rFonts w:ascii="Times New Roman" w:hAnsi="Times New Roman"/>
          <w:sz w:val="22"/>
          <w:szCs w:val="22"/>
        </w:rPr>
      </w:pPr>
      <w:r>
        <w:rPr>
          <w:rFonts w:ascii="Times New Roman" w:hAnsi="Times New Roman"/>
          <w:sz w:val="22"/>
          <w:szCs w:val="22"/>
        </w:rPr>
        <w:tab/>
        <w:t xml:space="preserve">Si j’dis vrai i faut que j’dize qu’il etaie </w:t>
      </w:r>
    </w:p>
    <w:p w14:paraId="1100E6C5" w14:textId="77777777" w:rsidR="00E324CC" w:rsidRDefault="00000000">
      <w:pPr>
        <w:rPr>
          <w:rFonts w:ascii="Times New Roman" w:hAnsi="Times New Roman"/>
          <w:sz w:val="22"/>
          <w:szCs w:val="22"/>
        </w:rPr>
      </w:pPr>
      <w:r>
        <w:rPr>
          <w:rFonts w:ascii="Times New Roman" w:hAnsi="Times New Roman"/>
          <w:sz w:val="22"/>
          <w:szCs w:val="22"/>
        </w:rPr>
        <w:tab/>
        <w:t>Comme daie canons chergis d’une doublle cherge;</w:t>
      </w:r>
    </w:p>
    <w:p w14:paraId="6AA1C2C5" w14:textId="77777777" w:rsidR="00E324CC" w:rsidRDefault="00000000">
      <w:pPr>
        <w:rPr>
          <w:rFonts w:ascii="Times New Roman" w:hAnsi="Times New Roman"/>
          <w:sz w:val="22"/>
          <w:szCs w:val="22"/>
        </w:rPr>
      </w:pPr>
      <w:r>
        <w:rPr>
          <w:rFonts w:ascii="Times New Roman" w:hAnsi="Times New Roman"/>
          <w:sz w:val="22"/>
          <w:szCs w:val="22"/>
        </w:rPr>
        <w:tab/>
        <w:t>Et donc yaeux</w:t>
      </w:r>
    </w:p>
    <w:p w14:paraId="5AB9EA0A" w14:textId="77777777" w:rsidR="00E324CC" w:rsidRDefault="00000000">
      <w:pPr>
        <w:rPr>
          <w:rFonts w:ascii="Times New Roman" w:hAnsi="Times New Roman"/>
          <w:sz w:val="22"/>
          <w:szCs w:val="22"/>
        </w:rPr>
      </w:pPr>
      <w:r>
        <w:rPr>
          <w:rFonts w:ascii="Times New Roman" w:hAnsi="Times New Roman"/>
          <w:sz w:val="22"/>
          <w:szCs w:val="22"/>
        </w:rPr>
        <w:tab/>
        <w:t>R’doubyie leux caoups a pouaint su l’ennemi:</w:t>
      </w:r>
    </w:p>
    <w:p w14:paraId="29545FBF" w14:textId="7629E036" w:rsidR="00E324CC" w:rsidRDefault="00000000">
      <w:pPr>
        <w:rPr>
          <w:rFonts w:ascii="Times New Roman" w:hAnsi="Times New Roman"/>
          <w:sz w:val="22"/>
          <w:szCs w:val="22"/>
        </w:rPr>
      </w:pPr>
      <w:r>
        <w:rPr>
          <w:rFonts w:ascii="Times New Roman" w:hAnsi="Times New Roman"/>
          <w:sz w:val="22"/>
          <w:szCs w:val="22"/>
        </w:rPr>
        <w:tab/>
        <w:t>Qu’il aeuse envie d’allai s’bagni</w:t>
      </w:r>
      <w:r>
        <w:rPr>
          <w:rFonts w:ascii="Times New Roman" w:hAnsi="Times New Roman"/>
          <w:color w:val="000000"/>
          <w:sz w:val="22"/>
          <w:szCs w:val="22"/>
        </w:rPr>
        <w:t>è</w:t>
      </w:r>
      <w:r>
        <w:rPr>
          <w:rFonts w:ascii="Times New Roman" w:hAnsi="Times New Roman"/>
          <w:sz w:val="22"/>
          <w:szCs w:val="22"/>
        </w:rPr>
        <w:t xml:space="preserve"> dans l’sang dl’ennemi</w:t>
      </w:r>
    </w:p>
    <w:p w14:paraId="24E9DB42" w14:textId="77777777" w:rsidR="00E324CC" w:rsidRDefault="00000000">
      <w:pPr>
        <w:rPr>
          <w:rFonts w:ascii="Times New Roman" w:hAnsi="Times New Roman"/>
          <w:sz w:val="22"/>
          <w:szCs w:val="22"/>
        </w:rPr>
      </w:pPr>
      <w:r>
        <w:rPr>
          <w:rFonts w:ascii="Times New Roman" w:hAnsi="Times New Roman"/>
          <w:sz w:val="22"/>
          <w:szCs w:val="22"/>
        </w:rPr>
        <w:lastRenderedPageBreak/>
        <w:tab/>
        <w:t>Ou gardai ahaut la memouaire d’un aut Golgotha</w:t>
      </w:r>
    </w:p>
    <w:p w14:paraId="3A8D47A5" w14:textId="77777777" w:rsidR="00E324CC" w:rsidRDefault="00000000">
      <w:pPr>
        <w:rPr>
          <w:rFonts w:ascii="Times New Roman" w:hAnsi="Times New Roman"/>
          <w:sz w:val="22"/>
          <w:szCs w:val="22"/>
        </w:rPr>
      </w:pPr>
      <w:r>
        <w:rPr>
          <w:rFonts w:ascii="Times New Roman" w:hAnsi="Times New Roman"/>
          <w:sz w:val="22"/>
          <w:szCs w:val="22"/>
        </w:rPr>
        <w:tab/>
        <w:t>J’en peux pouin dire</w:t>
      </w:r>
    </w:p>
    <w:p w14:paraId="59026885" w14:textId="77777777" w:rsidR="00E324CC" w:rsidRDefault="00000000">
      <w:pPr>
        <w:rPr>
          <w:rFonts w:ascii="Times New Roman" w:hAnsi="Times New Roman"/>
          <w:sz w:val="22"/>
          <w:szCs w:val="22"/>
        </w:rPr>
      </w:pPr>
      <w:r>
        <w:rPr>
          <w:rFonts w:ascii="Times New Roman" w:hAnsi="Times New Roman"/>
          <w:sz w:val="22"/>
          <w:szCs w:val="22"/>
        </w:rPr>
        <w:tab/>
        <w:t>Mais je sie fayi, maie blessaeures crie pour de l’aigue</w:t>
      </w:r>
    </w:p>
    <w:p w14:paraId="4C709F84" w14:textId="77777777" w:rsidR="00E324CC" w:rsidRDefault="00000000">
      <w:pPr>
        <w:rPr>
          <w:rFonts w:ascii="Times New Roman" w:hAnsi="Times New Roman"/>
          <w:sz w:val="22"/>
          <w:szCs w:val="22"/>
        </w:rPr>
      </w:pPr>
      <w:r>
        <w:rPr>
          <w:rFonts w:ascii="Times New Roman" w:hAnsi="Times New Roman"/>
          <w:sz w:val="22"/>
          <w:szCs w:val="22"/>
        </w:rPr>
        <w:t>Dun: Taie paroles te sont assi propres comme taie blessaeures</w:t>
      </w:r>
    </w:p>
    <w:p w14:paraId="17A465B2" w14:textId="4062B118" w:rsidR="00E324CC" w:rsidRDefault="00000000">
      <w:pPr>
        <w:rPr>
          <w:rFonts w:ascii="Times New Roman" w:hAnsi="Times New Roman"/>
          <w:sz w:val="22"/>
          <w:szCs w:val="22"/>
        </w:rPr>
      </w:pPr>
      <w:r>
        <w:rPr>
          <w:rFonts w:ascii="Times New Roman" w:hAnsi="Times New Roman"/>
          <w:sz w:val="22"/>
          <w:szCs w:val="22"/>
        </w:rPr>
        <w:tab/>
        <w:t xml:space="preserve">I sonne d’honneur laie daeux. Allai lie </w:t>
      </w:r>
      <w:r w:rsidR="00D76AAD">
        <w:rPr>
          <w:rFonts w:ascii="Times New Roman" w:hAnsi="Times New Roman"/>
          <w:sz w:val="22"/>
          <w:szCs w:val="22"/>
        </w:rPr>
        <w:t>k</w:t>
      </w:r>
      <w:r>
        <w:rPr>
          <w:rFonts w:ascii="Times New Roman" w:hAnsi="Times New Roman"/>
          <w:sz w:val="22"/>
          <w:szCs w:val="22"/>
        </w:rPr>
        <w:t>eure daie docteurs.</w:t>
      </w:r>
    </w:p>
    <w:p w14:paraId="18DE0FDE" w14:textId="77777777" w:rsidR="00E324CC" w:rsidRDefault="00000000">
      <w:pPr>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[Soudard sort, gardai] </w:t>
      </w:r>
    </w:p>
    <w:p w14:paraId="1A1385F3" w14:textId="77777777"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[Rosse entre]</w:t>
      </w:r>
    </w:p>
    <w:p w14:paraId="7A068DFF" w14:textId="77777777" w:rsidR="00E324CC" w:rsidRDefault="00000000">
      <w:pPr>
        <w:rPr>
          <w:rFonts w:ascii="Times New Roman" w:hAnsi="Times New Roman"/>
          <w:sz w:val="22"/>
          <w:szCs w:val="22"/>
        </w:rPr>
      </w:pPr>
      <w:r>
        <w:rPr>
          <w:rFonts w:ascii="Times New Roman" w:hAnsi="Times New Roman"/>
          <w:sz w:val="22"/>
          <w:szCs w:val="22"/>
        </w:rPr>
        <w:tab/>
        <w:t>Kaie que vlo?</w:t>
      </w:r>
    </w:p>
    <w:p w14:paraId="68825DDB" w14:textId="77777777" w:rsidR="00E324CC" w:rsidRDefault="00000000">
      <w:pPr>
        <w:rPr>
          <w:rFonts w:ascii="Times New Roman" w:hAnsi="Times New Roman"/>
          <w:sz w:val="22"/>
          <w:szCs w:val="22"/>
        </w:rPr>
      </w:pPr>
      <w:r>
        <w:rPr>
          <w:rFonts w:ascii="Times New Roman" w:hAnsi="Times New Roman"/>
          <w:sz w:val="22"/>
          <w:szCs w:val="22"/>
        </w:rPr>
        <w:t xml:space="preserve">Mal: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Le famaeux noblle de Rosse</w:t>
      </w:r>
    </w:p>
    <w:p w14:paraId="6C577BE3" w14:textId="77777777" w:rsidR="00E324CC" w:rsidRDefault="00000000">
      <w:pPr>
        <w:rPr>
          <w:rFonts w:ascii="Times New Roman" w:hAnsi="Times New Roman"/>
          <w:sz w:val="22"/>
          <w:szCs w:val="22"/>
        </w:rPr>
      </w:pPr>
      <w:r>
        <w:rPr>
          <w:rFonts w:ascii="Times New Roman" w:hAnsi="Times New Roman"/>
          <w:sz w:val="22"/>
          <w:szCs w:val="22"/>
        </w:rPr>
        <w:t>Len: Kiei mine de hate qu’aie dans sn’ieil? Il a une mine</w:t>
      </w:r>
    </w:p>
    <w:p w14:paraId="7338B1CB" w14:textId="77777777" w:rsidR="00E324CC" w:rsidRDefault="00000000">
      <w:pPr>
        <w:rPr>
          <w:rFonts w:ascii="Times New Roman" w:hAnsi="Times New Roman"/>
          <w:sz w:val="22"/>
          <w:szCs w:val="22"/>
        </w:rPr>
      </w:pPr>
      <w:r>
        <w:rPr>
          <w:rFonts w:ascii="Times New Roman" w:hAnsi="Times New Roman"/>
          <w:sz w:val="22"/>
          <w:szCs w:val="22"/>
        </w:rPr>
        <w:tab/>
        <w:t>Qui parait pahlai d’que drole</w:t>
      </w:r>
    </w:p>
    <w:p w14:paraId="61099C2D" w14:textId="77777777" w:rsidR="00E324CC" w:rsidRDefault="00000000">
      <w:pPr>
        <w:rPr>
          <w:rFonts w:ascii="Times New Roman" w:hAnsi="Times New Roman"/>
          <w:sz w:val="22"/>
          <w:szCs w:val="22"/>
        </w:rPr>
      </w:pPr>
      <w:r>
        <w:rPr>
          <w:rFonts w:ascii="Times New Roman" w:hAnsi="Times New Roman"/>
          <w:sz w:val="22"/>
          <w:szCs w:val="22"/>
        </w:rPr>
        <w:t xml:space="preserve">Ros: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Gu sauve le rouai!</w:t>
      </w:r>
    </w:p>
    <w:p w14:paraId="48B945AF" w14:textId="2530B3DF" w:rsidR="00E324CC" w:rsidRDefault="00000000">
      <w:pPr>
        <w:rPr>
          <w:rFonts w:ascii="Times New Roman" w:hAnsi="Times New Roman"/>
          <w:sz w:val="22"/>
          <w:szCs w:val="22"/>
        </w:rPr>
      </w:pPr>
      <w:r>
        <w:rPr>
          <w:rFonts w:ascii="Times New Roman" w:hAnsi="Times New Roman"/>
          <w:sz w:val="22"/>
          <w:szCs w:val="22"/>
        </w:rPr>
        <w:t>Dun: D’ou’aie qu’tu viaens, famaeu</w:t>
      </w:r>
      <w:r w:rsidR="00D76AAD">
        <w:rPr>
          <w:rFonts w:ascii="Times New Roman" w:hAnsi="Times New Roman"/>
          <w:sz w:val="22"/>
          <w:szCs w:val="22"/>
        </w:rPr>
        <w:t>x</w:t>
      </w:r>
      <w:r>
        <w:rPr>
          <w:rFonts w:ascii="Times New Roman" w:hAnsi="Times New Roman"/>
          <w:sz w:val="22"/>
          <w:szCs w:val="22"/>
        </w:rPr>
        <w:t xml:space="preserve"> noblle?</w:t>
      </w:r>
    </w:p>
    <w:p w14:paraId="06B33487" w14:textId="77777777" w:rsidR="00E324CC" w:rsidRDefault="00000000">
      <w:pPr>
        <w:rPr>
          <w:rFonts w:ascii="Times New Roman" w:hAnsi="Times New Roman"/>
          <w:sz w:val="22"/>
          <w:szCs w:val="22"/>
        </w:rPr>
      </w:pPr>
      <w:r>
        <w:rPr>
          <w:rFonts w:ascii="Times New Roman" w:hAnsi="Times New Roman"/>
          <w:sz w:val="22"/>
          <w:szCs w:val="22"/>
        </w:rPr>
        <w:t xml:space="preserve">Ros: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De Fife, grand rouai;</w:t>
      </w:r>
    </w:p>
    <w:p w14:paraId="23F2CC60" w14:textId="77777777" w:rsidR="00E324CC" w:rsidRDefault="00000000">
      <w:pPr>
        <w:rPr>
          <w:rFonts w:ascii="Times New Roman" w:hAnsi="Times New Roman"/>
          <w:sz w:val="22"/>
          <w:szCs w:val="22"/>
        </w:rPr>
      </w:pPr>
      <w:r>
        <w:rPr>
          <w:rFonts w:ascii="Times New Roman" w:hAnsi="Times New Roman"/>
          <w:sz w:val="22"/>
          <w:szCs w:val="22"/>
        </w:rPr>
        <w:tab/>
        <w:t>Ou’aie qu’laie couleurs de Norouague shaques dans l’air</w:t>
      </w:r>
    </w:p>
    <w:p w14:paraId="34975498" w14:textId="77777777" w:rsidR="00E324CC" w:rsidRDefault="00000000">
      <w:pPr>
        <w:rPr>
          <w:rFonts w:ascii="Times New Roman" w:hAnsi="Times New Roman"/>
          <w:sz w:val="22"/>
          <w:szCs w:val="22"/>
        </w:rPr>
      </w:pPr>
      <w:r>
        <w:rPr>
          <w:rFonts w:ascii="Times New Roman" w:hAnsi="Times New Roman"/>
          <w:sz w:val="22"/>
          <w:szCs w:val="22"/>
        </w:rPr>
        <w:tab/>
        <w:t>De qui not paeuplle en aie r’enfredurai</w:t>
      </w:r>
    </w:p>
    <w:p w14:paraId="2C951D44" w14:textId="77777777" w:rsidR="00E324CC" w:rsidRDefault="00000000">
      <w:pPr>
        <w:rPr>
          <w:rFonts w:ascii="Times New Roman" w:hAnsi="Times New Roman"/>
          <w:sz w:val="22"/>
          <w:szCs w:val="22"/>
        </w:rPr>
      </w:pPr>
      <w:r>
        <w:rPr>
          <w:rFonts w:ascii="Times New Roman" w:hAnsi="Times New Roman"/>
          <w:sz w:val="22"/>
          <w:szCs w:val="22"/>
        </w:rPr>
        <w:tab/>
        <w:t>Norouague li meme auve une taireiblle gaiene</w:t>
      </w:r>
      <w:r>
        <w:rPr>
          <w:rFonts w:ascii="Times New Roman" w:hAnsi="Times New Roman"/>
          <w:sz w:val="22"/>
          <w:szCs w:val="22"/>
        </w:rPr>
        <w:tab/>
      </w:r>
    </w:p>
    <w:p w14:paraId="6F908F92" w14:textId="587136CB" w:rsidR="00E324CC" w:rsidRDefault="00000000">
      <w:pPr>
        <w:rPr>
          <w:rFonts w:ascii="Times New Roman" w:hAnsi="Times New Roman"/>
          <w:sz w:val="22"/>
          <w:szCs w:val="22"/>
        </w:rPr>
      </w:pPr>
      <w:r>
        <w:rPr>
          <w:rFonts w:ascii="Times New Roman" w:hAnsi="Times New Roman"/>
          <w:sz w:val="22"/>
          <w:szCs w:val="22"/>
        </w:rPr>
        <w:tab/>
        <w:t xml:space="preserve">Supportai auve shu traietre la sans </w:t>
      </w:r>
      <w:r w:rsidR="00D76AAD">
        <w:rPr>
          <w:rFonts w:ascii="Times New Roman" w:hAnsi="Times New Roman"/>
          <w:sz w:val="22"/>
          <w:szCs w:val="22"/>
        </w:rPr>
        <w:t>l</w:t>
      </w:r>
      <w:r>
        <w:rPr>
          <w:rFonts w:ascii="Times New Roman" w:hAnsi="Times New Roman"/>
          <w:sz w:val="22"/>
          <w:szCs w:val="22"/>
        </w:rPr>
        <w:t>oyautai</w:t>
      </w:r>
    </w:p>
    <w:p w14:paraId="17E0B406" w14:textId="77777777" w:rsidR="00E324CC" w:rsidRDefault="00000000">
      <w:pPr>
        <w:rPr>
          <w:rFonts w:ascii="Times New Roman" w:hAnsi="Times New Roman"/>
          <w:sz w:val="22"/>
          <w:szCs w:val="22"/>
        </w:rPr>
      </w:pPr>
      <w:r>
        <w:rPr>
          <w:rFonts w:ascii="Times New Roman" w:hAnsi="Times New Roman"/>
          <w:sz w:val="22"/>
          <w:szCs w:val="22"/>
        </w:rPr>
        <w:tab/>
        <w:t xml:space="preserve">Le noblle de Cawdor c’menchi une forte attaque </w:t>
      </w:r>
    </w:p>
    <w:p w14:paraId="226717E2" w14:textId="0A500036" w:rsidR="00E324CC" w:rsidRDefault="00000000">
      <w:pPr>
        <w:rPr>
          <w:rFonts w:ascii="Times New Roman" w:hAnsi="Times New Roman"/>
          <w:sz w:val="22"/>
          <w:szCs w:val="22"/>
        </w:rPr>
      </w:pPr>
      <w:r>
        <w:rPr>
          <w:rFonts w:ascii="Times New Roman" w:hAnsi="Times New Roman"/>
          <w:sz w:val="22"/>
          <w:szCs w:val="22"/>
        </w:rPr>
        <w:tab/>
        <w:t>Entch</w:t>
      </w:r>
      <w:r w:rsidR="001377D2">
        <w:rPr>
          <w:rFonts w:ascii="Times New Roman" w:hAnsi="Times New Roman"/>
          <w:sz w:val="22"/>
          <w:szCs w:val="22"/>
        </w:rPr>
        <w:t>è</w:t>
      </w:r>
      <w:r>
        <w:rPr>
          <w:rFonts w:ascii="Times New Roman" w:hAnsi="Times New Roman"/>
          <w:sz w:val="22"/>
          <w:szCs w:val="22"/>
        </w:rPr>
        <w:t xml:space="preserve"> ql’homme de Bellone biaen bouan eprouvai</w:t>
      </w:r>
    </w:p>
    <w:p w14:paraId="680BFA70" w14:textId="318FFDE2" w:rsidR="00E324CC" w:rsidRDefault="00000000">
      <w:pPr>
        <w:rPr>
          <w:rFonts w:ascii="Times New Roman" w:hAnsi="Times New Roman"/>
          <w:sz w:val="22"/>
          <w:szCs w:val="22"/>
        </w:rPr>
      </w:pPr>
      <w:r>
        <w:rPr>
          <w:rFonts w:ascii="Times New Roman" w:hAnsi="Times New Roman"/>
          <w:sz w:val="22"/>
          <w:szCs w:val="22"/>
        </w:rPr>
        <w:tab/>
        <w:t>L’</w:t>
      </w:r>
      <w:r w:rsidR="00087144">
        <w:rPr>
          <w:rFonts w:ascii="Times New Roman" w:hAnsi="Times New Roman"/>
          <w:sz w:val="22"/>
          <w:szCs w:val="22"/>
        </w:rPr>
        <w:t>o</w:t>
      </w:r>
      <w:r>
        <w:rPr>
          <w:rFonts w:ascii="Times New Roman" w:hAnsi="Times New Roman"/>
          <w:sz w:val="22"/>
          <w:szCs w:val="22"/>
        </w:rPr>
        <w:t xml:space="preserve">ppozi auve une gaiene </w:t>
      </w:r>
      <w:r w:rsidR="00087144">
        <w:rPr>
          <w:rFonts w:ascii="Times New Roman" w:hAnsi="Times New Roman"/>
          <w:sz w:val="22"/>
          <w:szCs w:val="22"/>
        </w:rPr>
        <w:t>o</w:t>
      </w:r>
      <w:r>
        <w:rPr>
          <w:rFonts w:ascii="Times New Roman" w:hAnsi="Times New Roman"/>
          <w:sz w:val="22"/>
          <w:szCs w:val="22"/>
        </w:rPr>
        <w:t>ssi forte</w:t>
      </w:r>
    </w:p>
    <w:p w14:paraId="2E938383" w14:textId="77777777" w:rsidR="00E324CC" w:rsidRDefault="00000000">
      <w:pPr>
        <w:rPr>
          <w:rFonts w:ascii="Times New Roman" w:hAnsi="Times New Roman"/>
          <w:sz w:val="22"/>
          <w:szCs w:val="22"/>
        </w:rPr>
      </w:pPr>
      <w:r>
        <w:rPr>
          <w:rFonts w:ascii="Times New Roman" w:hAnsi="Times New Roman"/>
          <w:sz w:val="22"/>
          <w:szCs w:val="22"/>
        </w:rPr>
        <w:tab/>
        <w:t>Pouaint d’forche contre pouaint, arme contre arme</w:t>
      </w:r>
    </w:p>
    <w:p w14:paraId="6C2916D9" w14:textId="77777777" w:rsidR="00E324CC" w:rsidRDefault="00000000">
      <w:pPr>
        <w:rPr>
          <w:rFonts w:hint="eastAsia"/>
        </w:rPr>
      </w:pPr>
      <w:r>
        <w:rPr>
          <w:rFonts w:ascii="Times New Roman" w:hAnsi="Times New Roman"/>
          <w:sz w:val="22"/>
          <w:szCs w:val="22"/>
        </w:rPr>
        <w:tab/>
      </w:r>
      <w:commentRangeStart w:id="10"/>
      <w:commentRangeStart w:id="11"/>
      <w:r>
        <w:rPr>
          <w:rFonts w:ascii="Times New Roman" w:hAnsi="Times New Roman"/>
          <w:sz w:val="22"/>
          <w:szCs w:val="22"/>
        </w:rPr>
        <w:t>Foulant</w:t>
      </w:r>
      <w:commentRangeEnd w:id="10"/>
      <w:r w:rsidR="00B06ED0">
        <w:rPr>
          <w:rStyle w:val="CommentReference"/>
          <w:rFonts w:cs="Mangal"/>
        </w:rPr>
        <w:commentReference w:id="10"/>
      </w:r>
      <w:commentRangeEnd w:id="11"/>
      <w:r w:rsidR="00B06ED0">
        <w:rPr>
          <w:rStyle w:val="CommentReference"/>
          <w:rFonts w:cs="Mangal"/>
        </w:rPr>
        <w:commentReference w:id="11"/>
      </w:r>
      <w:r>
        <w:rPr>
          <w:rFonts w:ascii="Times New Roman" w:hAnsi="Times New Roman"/>
          <w:sz w:val="22"/>
          <w:szCs w:val="22"/>
        </w:rPr>
        <w:t xml:space="preserve"> sn’esprit orgiyaeux et pour en fini</w:t>
      </w:r>
    </w:p>
    <w:p w14:paraId="7F5E7000" w14:textId="7C0B8AFC" w:rsidR="00E324CC" w:rsidRDefault="00000000">
      <w:pPr>
        <w:rPr>
          <w:rFonts w:ascii="Times New Roman" w:hAnsi="Times New Roman"/>
          <w:sz w:val="22"/>
          <w:szCs w:val="22"/>
        </w:rPr>
      </w:pPr>
      <w:r>
        <w:rPr>
          <w:rFonts w:ascii="Times New Roman" w:hAnsi="Times New Roman"/>
          <w:sz w:val="22"/>
          <w:szCs w:val="22"/>
        </w:rPr>
        <w:tab/>
        <w:t>La victouaire kiei su no</w:t>
      </w:r>
      <w:r w:rsidR="000D07E3">
        <w:rPr>
          <w:rFonts w:ascii="Times New Roman" w:hAnsi="Times New Roman"/>
          <w:sz w:val="22"/>
          <w:szCs w:val="22"/>
        </w:rPr>
        <w:t>n</w:t>
      </w:r>
      <w:r>
        <w:rPr>
          <w:rFonts w:ascii="Times New Roman" w:hAnsi="Times New Roman"/>
          <w:sz w:val="22"/>
          <w:szCs w:val="22"/>
        </w:rPr>
        <w:tab/>
      </w:r>
    </w:p>
    <w:p w14:paraId="64FBA2DD" w14:textId="77777777" w:rsidR="00E324CC" w:rsidRDefault="00000000">
      <w:pPr>
        <w:rPr>
          <w:rFonts w:ascii="Times New Roman" w:hAnsi="Times New Roman"/>
          <w:sz w:val="22"/>
          <w:szCs w:val="22"/>
        </w:rPr>
      </w:pPr>
      <w:r>
        <w:rPr>
          <w:rFonts w:ascii="Times New Roman" w:hAnsi="Times New Roman"/>
          <w:sz w:val="22"/>
          <w:szCs w:val="22"/>
        </w:rPr>
        <w:t xml:space="preserve">Dun: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Kiei grand bonheur!</w:t>
      </w:r>
    </w:p>
    <w:p w14:paraId="24A3E3A9" w14:textId="77777777" w:rsidR="00E324CC" w:rsidRDefault="00000000">
      <w:pPr>
        <w:rPr>
          <w:rFonts w:ascii="Times New Roman" w:hAnsi="Times New Roman"/>
          <w:sz w:val="22"/>
          <w:szCs w:val="22"/>
        </w:rPr>
      </w:pPr>
      <w:r>
        <w:rPr>
          <w:rFonts w:ascii="Times New Roman" w:hAnsi="Times New Roman"/>
          <w:sz w:val="22"/>
          <w:szCs w:val="22"/>
        </w:rPr>
        <w:t>Ros: De qui oshteure</w:t>
      </w:r>
    </w:p>
    <w:p w14:paraId="3E618909" w14:textId="77777777" w:rsidR="00E324CC" w:rsidRDefault="00000000">
      <w:pPr>
        <w:rPr>
          <w:rFonts w:ascii="Times New Roman" w:hAnsi="Times New Roman"/>
          <w:sz w:val="22"/>
          <w:szCs w:val="22"/>
        </w:rPr>
      </w:pPr>
      <w:r>
        <w:rPr>
          <w:rFonts w:ascii="Times New Roman" w:hAnsi="Times New Roman"/>
          <w:sz w:val="22"/>
          <w:szCs w:val="22"/>
        </w:rPr>
        <w:tab/>
        <w:t xml:space="preserve">Sweno, rouai d’Norouague, d’mande de faire ahaut </w:t>
      </w:r>
    </w:p>
    <w:p w14:paraId="3ED2F26A" w14:textId="61DFD51D" w:rsidR="00E324CC" w:rsidRDefault="00000000">
      <w:pPr>
        <w:rPr>
          <w:rFonts w:ascii="Times New Roman" w:hAnsi="Times New Roman"/>
          <w:sz w:val="22"/>
          <w:szCs w:val="22"/>
        </w:rPr>
      </w:pPr>
      <w:r>
        <w:rPr>
          <w:rFonts w:ascii="Times New Roman" w:hAnsi="Times New Roman"/>
          <w:sz w:val="22"/>
          <w:szCs w:val="22"/>
        </w:rPr>
        <w:tab/>
        <w:t>Et jy’avo</w:t>
      </w:r>
      <w:r w:rsidR="00B06ED0">
        <w:rPr>
          <w:rFonts w:ascii="Times New Roman" w:hAnsi="Times New Roman"/>
          <w:sz w:val="22"/>
          <w:szCs w:val="22"/>
        </w:rPr>
        <w:t>n</w:t>
      </w:r>
      <w:r>
        <w:rPr>
          <w:rFonts w:ascii="Times New Roman" w:hAnsi="Times New Roman"/>
          <w:sz w:val="22"/>
          <w:szCs w:val="22"/>
        </w:rPr>
        <w:t xml:space="preserve"> r’fuezai d’enteirai sez hommes</w:t>
      </w:r>
    </w:p>
    <w:p w14:paraId="3DAAA5AC" w14:textId="62FFA535" w:rsidR="00E324CC" w:rsidRDefault="00000000">
      <w:pPr>
        <w:rPr>
          <w:rFonts w:ascii="Times New Roman" w:hAnsi="Times New Roman"/>
          <w:sz w:val="22"/>
          <w:szCs w:val="22"/>
        </w:rPr>
      </w:pPr>
      <w:r>
        <w:rPr>
          <w:rFonts w:ascii="Times New Roman" w:hAnsi="Times New Roman"/>
          <w:sz w:val="22"/>
          <w:szCs w:val="22"/>
        </w:rPr>
        <w:tab/>
        <w:t>Entch</w:t>
      </w:r>
      <w:r w:rsidR="001377D2">
        <w:rPr>
          <w:rFonts w:ascii="Times New Roman" w:hAnsi="Times New Roman"/>
          <w:sz w:val="22"/>
          <w:szCs w:val="22"/>
        </w:rPr>
        <w:t>è</w:t>
      </w:r>
      <w:r>
        <w:rPr>
          <w:rFonts w:ascii="Times New Roman" w:hAnsi="Times New Roman"/>
          <w:sz w:val="22"/>
          <w:szCs w:val="22"/>
        </w:rPr>
        <w:t xml:space="preserve"> qui n’ait deboursai la a Saient Colmes</w:t>
      </w:r>
    </w:p>
    <w:p w14:paraId="56A2972B" w14:textId="0471BCC5" w:rsidR="00E324CC" w:rsidRDefault="00000000">
      <w:pPr>
        <w:rPr>
          <w:rFonts w:ascii="Times New Roman" w:hAnsi="Times New Roman"/>
          <w:sz w:val="22"/>
          <w:szCs w:val="22"/>
        </w:rPr>
      </w:pPr>
      <w:r>
        <w:rPr>
          <w:rFonts w:ascii="Times New Roman" w:hAnsi="Times New Roman"/>
          <w:sz w:val="22"/>
          <w:szCs w:val="22"/>
        </w:rPr>
        <w:tab/>
        <w:t>Die mille pi</w:t>
      </w:r>
      <w:r>
        <w:rPr>
          <w:rFonts w:ascii="Times New Roman" w:hAnsi="Times New Roman"/>
          <w:color w:val="000000"/>
          <w:sz w:val="22"/>
          <w:szCs w:val="22"/>
        </w:rPr>
        <w:t>è</w:t>
      </w:r>
      <w:r>
        <w:rPr>
          <w:rFonts w:ascii="Times New Roman" w:hAnsi="Times New Roman"/>
          <w:sz w:val="22"/>
          <w:szCs w:val="22"/>
        </w:rPr>
        <w:t>ches d’argent pour not service a no</w:t>
      </w:r>
      <w:r w:rsidR="002E6B24">
        <w:rPr>
          <w:rFonts w:ascii="Times New Roman" w:hAnsi="Times New Roman"/>
          <w:sz w:val="22"/>
          <w:szCs w:val="22"/>
        </w:rPr>
        <w:t>n</w:t>
      </w:r>
    </w:p>
    <w:p w14:paraId="368E24BD" w14:textId="77777777" w:rsidR="00E324CC" w:rsidRDefault="00000000">
      <w:pPr>
        <w:rPr>
          <w:rFonts w:ascii="Times New Roman" w:hAnsi="Times New Roman"/>
          <w:sz w:val="22"/>
          <w:szCs w:val="22"/>
        </w:rPr>
      </w:pPr>
      <w:r>
        <w:rPr>
          <w:rFonts w:ascii="Times New Roman" w:hAnsi="Times New Roman"/>
          <w:sz w:val="22"/>
          <w:szCs w:val="22"/>
        </w:rPr>
        <w:t>Dun: Shu noblle la d’Cawdor ne triquera pouin d’autre</w:t>
      </w:r>
    </w:p>
    <w:p w14:paraId="06243184" w14:textId="77777777" w:rsidR="00E324CC" w:rsidRDefault="00000000">
      <w:pPr>
        <w:rPr>
          <w:rFonts w:ascii="Times New Roman" w:hAnsi="Times New Roman"/>
          <w:sz w:val="22"/>
          <w:szCs w:val="22"/>
        </w:rPr>
      </w:pPr>
      <w:r>
        <w:rPr>
          <w:rFonts w:ascii="Times New Roman" w:hAnsi="Times New Roman"/>
          <w:sz w:val="22"/>
          <w:szCs w:val="22"/>
        </w:rPr>
        <w:tab/>
        <w:t xml:space="preserve">L’interet d’not saien. Allai proclamai sa mort </w:t>
      </w:r>
    </w:p>
    <w:p w14:paraId="358C5A0A" w14:textId="77777777" w:rsidR="00E324CC" w:rsidRDefault="00000000">
      <w:pPr>
        <w:rPr>
          <w:rFonts w:ascii="Times New Roman" w:hAnsi="Times New Roman"/>
          <w:sz w:val="22"/>
          <w:szCs w:val="22"/>
        </w:rPr>
      </w:pPr>
      <w:r>
        <w:rPr>
          <w:rFonts w:ascii="Times New Roman" w:hAnsi="Times New Roman"/>
          <w:sz w:val="22"/>
          <w:szCs w:val="22"/>
        </w:rPr>
        <w:tab/>
        <w:t>Et auve le titre qu’il a saluai Macbeth</w:t>
      </w:r>
    </w:p>
    <w:p w14:paraId="6466F73D" w14:textId="77777777" w:rsidR="00E324CC" w:rsidRDefault="00000000">
      <w:pPr>
        <w:rPr>
          <w:rFonts w:ascii="Times New Roman" w:hAnsi="Times New Roman"/>
          <w:sz w:val="22"/>
          <w:szCs w:val="22"/>
        </w:rPr>
      </w:pPr>
      <w:r>
        <w:rPr>
          <w:rFonts w:ascii="Times New Roman" w:hAnsi="Times New Roman"/>
          <w:sz w:val="22"/>
          <w:szCs w:val="22"/>
        </w:rPr>
        <w:t>Ros: J’verrait chunna fait</w:t>
      </w:r>
    </w:p>
    <w:p w14:paraId="5D27D58C" w14:textId="77777777" w:rsidR="00E324CC" w:rsidRDefault="00000000">
      <w:pPr>
        <w:rPr>
          <w:rFonts w:ascii="Times New Roman" w:hAnsi="Times New Roman"/>
          <w:sz w:val="22"/>
          <w:szCs w:val="22"/>
        </w:rPr>
      </w:pPr>
      <w:r>
        <w:rPr>
          <w:rFonts w:ascii="Times New Roman" w:hAnsi="Times New Roman"/>
          <w:sz w:val="22"/>
          <w:szCs w:val="22"/>
        </w:rPr>
        <w:t xml:space="preserve">Dun: Shu qu’il a perdu l’noblle Macbeth la gagni </w:t>
      </w:r>
    </w:p>
    <w:p w14:paraId="5C383566" w14:textId="77777777"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 sorte]</w:t>
      </w:r>
    </w:p>
    <w:p w14:paraId="73656637" w14:textId="77777777" w:rsidR="00E324CC" w:rsidRDefault="00E324CC">
      <w:pPr>
        <w:rPr>
          <w:rFonts w:ascii="Times New Roman" w:hAnsi="Times New Roman"/>
          <w:sz w:val="22"/>
          <w:szCs w:val="22"/>
        </w:rPr>
      </w:pPr>
    </w:p>
    <w:p w14:paraId="140F35DB" w14:textId="77777777" w:rsidR="00E324CC" w:rsidRDefault="00E324CC">
      <w:pPr>
        <w:rPr>
          <w:rFonts w:ascii="Times New Roman" w:hAnsi="Times New Roman"/>
          <w:sz w:val="22"/>
          <w:szCs w:val="22"/>
        </w:rPr>
      </w:pPr>
    </w:p>
    <w:p w14:paraId="2691DF5D" w14:textId="77777777" w:rsidR="00E324CC" w:rsidRDefault="00000000">
      <w:pPr>
        <w:jc w:val="center"/>
        <w:rPr>
          <w:rFonts w:ascii="Times New Roman" w:hAnsi="Times New Roman"/>
          <w:sz w:val="22"/>
          <w:szCs w:val="22"/>
        </w:rPr>
      </w:pPr>
      <w:r>
        <w:rPr>
          <w:rFonts w:ascii="Times New Roman" w:hAnsi="Times New Roman"/>
          <w:sz w:val="22"/>
          <w:szCs w:val="22"/>
        </w:rPr>
        <w:t>Scene 3.</w:t>
      </w:r>
      <w:r>
        <w:rPr>
          <w:rFonts w:ascii="Times New Roman" w:hAnsi="Times New Roman"/>
          <w:sz w:val="22"/>
          <w:szCs w:val="22"/>
        </w:rPr>
        <w:tab/>
        <w:t xml:space="preserve">Une </w:t>
      </w:r>
      <w:commentRangeStart w:id="12"/>
      <w:r>
        <w:rPr>
          <w:rFonts w:ascii="Times New Roman" w:hAnsi="Times New Roman"/>
          <w:sz w:val="22"/>
          <w:szCs w:val="22"/>
        </w:rPr>
        <w:t>pyaiene</w:t>
      </w:r>
      <w:commentRangeEnd w:id="12"/>
      <w:r w:rsidR="0062184C">
        <w:rPr>
          <w:rStyle w:val="CommentReference"/>
          <w:rFonts w:cs="Mangal"/>
        </w:rPr>
        <w:commentReference w:id="12"/>
      </w:r>
      <w:r>
        <w:rPr>
          <w:rStyle w:val="EndnoteAnchor"/>
          <w:rFonts w:ascii="Times New Roman" w:hAnsi="Times New Roman"/>
          <w:sz w:val="22"/>
          <w:szCs w:val="22"/>
        </w:rPr>
        <w:endnoteReference w:id="2"/>
      </w:r>
      <w:r>
        <w:rPr>
          <w:rFonts w:ascii="Times New Roman" w:hAnsi="Times New Roman"/>
          <w:sz w:val="22"/>
          <w:szCs w:val="22"/>
        </w:rPr>
        <w:t>.</w:t>
      </w:r>
    </w:p>
    <w:p w14:paraId="4532AD3B" w14:textId="77777777" w:rsidR="00E324CC" w:rsidRDefault="00E324CC">
      <w:pPr>
        <w:rPr>
          <w:rFonts w:ascii="Times New Roman" w:hAnsi="Times New Roman"/>
          <w:sz w:val="22"/>
          <w:szCs w:val="22"/>
        </w:rPr>
      </w:pPr>
    </w:p>
    <w:p w14:paraId="442C7DFC" w14:textId="2B3F80E6" w:rsidR="00E324CC" w:rsidRDefault="00000000">
      <w:pPr>
        <w:rPr>
          <w:rFonts w:hint="eastAsia"/>
        </w:rPr>
      </w:pPr>
      <w:r>
        <w:rPr>
          <w:rFonts w:ascii="Times New Roman" w:hAnsi="Times New Roman"/>
          <w:i/>
          <w:iCs/>
          <w:sz w:val="22"/>
          <w:szCs w:val="22"/>
        </w:rPr>
        <w:t>Tonerre.</w:t>
      </w:r>
      <w:r>
        <w:rPr>
          <w:rFonts w:ascii="Times New Roman" w:hAnsi="Times New Roman"/>
          <w:sz w:val="22"/>
          <w:szCs w:val="22"/>
        </w:rPr>
        <w:t xml:space="preserve"> </w:t>
      </w:r>
      <w:r>
        <w:rPr>
          <w:rFonts w:ascii="Times New Roman" w:hAnsi="Times New Roman"/>
          <w:sz w:val="22"/>
          <w:szCs w:val="22"/>
        </w:rPr>
        <w:tab/>
        <w:t>Entre laie tre</w:t>
      </w:r>
      <w:r w:rsidR="002251B1">
        <w:rPr>
          <w:rFonts w:ascii="Times New Roman" w:hAnsi="Times New Roman"/>
          <w:sz w:val="22"/>
          <w:szCs w:val="22"/>
        </w:rPr>
        <w:t>è</w:t>
      </w:r>
      <w:r>
        <w:rPr>
          <w:rFonts w:ascii="Times New Roman" w:hAnsi="Times New Roman"/>
          <w:sz w:val="22"/>
          <w:szCs w:val="22"/>
        </w:rPr>
        <w:t xml:space="preserve"> Sorchi</w:t>
      </w:r>
      <w:r w:rsidR="00610AEE">
        <w:rPr>
          <w:rFonts w:ascii="Times New Roman" w:hAnsi="Times New Roman"/>
          <w:sz w:val="22"/>
          <w:szCs w:val="22"/>
        </w:rPr>
        <w:t>é</w:t>
      </w:r>
      <w:r>
        <w:rPr>
          <w:rFonts w:ascii="Times New Roman" w:hAnsi="Times New Roman"/>
          <w:sz w:val="22"/>
          <w:szCs w:val="22"/>
        </w:rPr>
        <w:t>res</w:t>
      </w:r>
    </w:p>
    <w:p w14:paraId="79EA064F" w14:textId="77777777" w:rsidR="00E324CC" w:rsidRDefault="00E324CC">
      <w:pPr>
        <w:rPr>
          <w:rFonts w:ascii="Times New Roman" w:hAnsi="Times New Roman"/>
          <w:sz w:val="22"/>
          <w:szCs w:val="22"/>
        </w:rPr>
      </w:pPr>
    </w:p>
    <w:p w14:paraId="2200F5C5" w14:textId="77777777" w:rsidR="00E324CC" w:rsidRDefault="00000000">
      <w:pPr>
        <w:rPr>
          <w:rFonts w:ascii="Times New Roman" w:hAnsi="Times New Roman"/>
          <w:sz w:val="22"/>
          <w:szCs w:val="22"/>
        </w:rPr>
      </w:pPr>
      <w:r>
        <w:rPr>
          <w:rFonts w:ascii="Times New Roman" w:hAnsi="Times New Roman"/>
          <w:sz w:val="22"/>
          <w:szCs w:val="22"/>
        </w:rPr>
        <w:t>1 Sor: Ou’aie qu’tas etai, soeur?</w:t>
      </w:r>
    </w:p>
    <w:p w14:paraId="19E13DCB" w14:textId="77777777" w:rsidR="00E324CC" w:rsidRDefault="00000000">
      <w:pPr>
        <w:rPr>
          <w:rFonts w:ascii="Times New Roman" w:hAnsi="Times New Roman"/>
          <w:sz w:val="22"/>
          <w:szCs w:val="22"/>
        </w:rPr>
      </w:pPr>
      <w:r>
        <w:rPr>
          <w:rFonts w:ascii="Times New Roman" w:hAnsi="Times New Roman"/>
          <w:sz w:val="22"/>
          <w:szCs w:val="22"/>
        </w:rPr>
        <w:t xml:space="preserve">2 Sor: Tuai daie </w:t>
      </w:r>
      <w:r>
        <w:rPr>
          <w:rFonts w:ascii="Times New Roman" w:hAnsi="Times New Roman"/>
          <w:sz w:val="22"/>
          <w:szCs w:val="22"/>
          <w:highlight w:val="white"/>
        </w:rPr>
        <w:t>pourchiaues</w:t>
      </w:r>
    </w:p>
    <w:p w14:paraId="710C4333" w14:textId="77777777" w:rsidR="00E324CC" w:rsidRDefault="00000000">
      <w:pPr>
        <w:rPr>
          <w:rFonts w:ascii="Times New Roman" w:hAnsi="Times New Roman"/>
          <w:sz w:val="22"/>
          <w:szCs w:val="22"/>
        </w:rPr>
      </w:pPr>
      <w:r>
        <w:rPr>
          <w:rFonts w:ascii="Times New Roman" w:hAnsi="Times New Roman"/>
          <w:sz w:val="22"/>
          <w:szCs w:val="22"/>
        </w:rPr>
        <w:t>3 Sor: Soeur, eyou t</w:t>
      </w:r>
      <w:r>
        <w:rPr>
          <w:rFonts w:ascii="Times New Roman" w:hAnsi="Times New Roman"/>
          <w:color w:val="000000"/>
          <w:sz w:val="22"/>
          <w:szCs w:val="22"/>
        </w:rPr>
        <w:t>è</w:t>
      </w:r>
      <w:r>
        <w:rPr>
          <w:rFonts w:ascii="Times New Roman" w:hAnsi="Times New Roman"/>
          <w:sz w:val="22"/>
          <w:szCs w:val="22"/>
        </w:rPr>
        <w:t>?</w:t>
      </w:r>
    </w:p>
    <w:p w14:paraId="7E7AED0A" w14:textId="7960ACBB" w:rsidR="00E324CC" w:rsidRDefault="00000000">
      <w:pPr>
        <w:rPr>
          <w:rFonts w:ascii="Times New Roman" w:hAnsi="Times New Roman"/>
          <w:sz w:val="22"/>
          <w:szCs w:val="22"/>
        </w:rPr>
      </w:pPr>
      <w:r>
        <w:rPr>
          <w:rFonts w:ascii="Times New Roman" w:hAnsi="Times New Roman"/>
          <w:sz w:val="22"/>
          <w:szCs w:val="22"/>
        </w:rPr>
        <w:t>1 Sor: Une femme de mat</w:t>
      </w:r>
      <w:r w:rsidR="0062184C">
        <w:rPr>
          <w:rFonts w:ascii="Times New Roman" w:hAnsi="Times New Roman"/>
          <w:sz w:val="22"/>
          <w:szCs w:val="22"/>
        </w:rPr>
        <w:t>l</w:t>
      </w:r>
      <w:r>
        <w:rPr>
          <w:rFonts w:ascii="Times New Roman" w:hAnsi="Times New Roman"/>
          <w:sz w:val="22"/>
          <w:szCs w:val="22"/>
        </w:rPr>
        <w:t>ot avait daie castaienes su ielle</w:t>
      </w:r>
    </w:p>
    <w:p w14:paraId="4CE4A007" w14:textId="77777777" w:rsidR="00E324CC" w:rsidRDefault="00000000">
      <w:pPr>
        <w:rPr>
          <w:rFonts w:ascii="Times New Roman" w:hAnsi="Times New Roman"/>
          <w:sz w:val="22"/>
          <w:szCs w:val="22"/>
        </w:rPr>
      </w:pPr>
      <w:r>
        <w:rPr>
          <w:rFonts w:ascii="Times New Roman" w:hAnsi="Times New Roman"/>
          <w:sz w:val="22"/>
          <w:szCs w:val="22"/>
        </w:rPr>
        <w:tab/>
        <w:t>Et roguet et roguet et roguet</w:t>
      </w:r>
    </w:p>
    <w:p w14:paraId="79DC0F12" w14:textId="77777777" w:rsidR="00E324CC" w:rsidRDefault="00000000">
      <w:pPr>
        <w:rPr>
          <w:rFonts w:ascii="Times New Roman" w:hAnsi="Times New Roman"/>
          <w:sz w:val="22"/>
          <w:szCs w:val="22"/>
        </w:rPr>
      </w:pPr>
      <w:r>
        <w:rPr>
          <w:rFonts w:ascii="Times New Roman" w:hAnsi="Times New Roman"/>
          <w:sz w:val="22"/>
          <w:szCs w:val="22"/>
        </w:rPr>
        <w:tab/>
        <w:t xml:space="preserve">‘Baielle m’en,’ j’ait dit </w:t>
      </w:r>
    </w:p>
    <w:p w14:paraId="0A3B2046" w14:textId="77777777" w:rsidR="00E324CC" w:rsidRDefault="00000000">
      <w:pPr>
        <w:rPr>
          <w:rFonts w:ascii="Times New Roman" w:hAnsi="Times New Roman"/>
          <w:sz w:val="22"/>
          <w:szCs w:val="22"/>
        </w:rPr>
      </w:pPr>
      <w:r>
        <w:rPr>
          <w:rFonts w:ascii="Times New Roman" w:hAnsi="Times New Roman"/>
          <w:sz w:val="22"/>
          <w:szCs w:val="22"/>
        </w:rPr>
        <w:tab/>
        <w:t xml:space="preserve">‘Va t’en, sorchiere’ la grosse ventrue </w:t>
      </w:r>
      <w:r>
        <w:rPr>
          <w:rFonts w:ascii="Times New Roman" w:hAnsi="Times New Roman"/>
          <w:sz w:val="22"/>
          <w:szCs w:val="22"/>
          <w:highlight w:val="white"/>
        </w:rPr>
        <w:t>l’crie.</w:t>
      </w:r>
    </w:p>
    <w:p w14:paraId="1951E54A" w14:textId="77777777" w:rsidR="00E324CC" w:rsidRDefault="00000000">
      <w:pPr>
        <w:rPr>
          <w:rFonts w:ascii="Times New Roman" w:hAnsi="Times New Roman"/>
          <w:sz w:val="22"/>
          <w:szCs w:val="22"/>
        </w:rPr>
      </w:pPr>
      <w:r>
        <w:rPr>
          <w:rFonts w:ascii="Times New Roman" w:hAnsi="Times New Roman"/>
          <w:sz w:val="22"/>
          <w:szCs w:val="22"/>
        </w:rPr>
        <w:tab/>
        <w:t>Sn’homme aie parti a Aleppo, captaiene du Tigre:</w:t>
      </w:r>
    </w:p>
    <w:p w14:paraId="75D602C6" w14:textId="77777777" w:rsidR="00E324CC" w:rsidRDefault="00000000">
      <w:pPr>
        <w:rPr>
          <w:rFonts w:ascii="Times New Roman" w:hAnsi="Times New Roman"/>
          <w:sz w:val="22"/>
          <w:szCs w:val="22"/>
        </w:rPr>
      </w:pPr>
      <w:r>
        <w:rPr>
          <w:rFonts w:ascii="Times New Roman" w:hAnsi="Times New Roman"/>
          <w:sz w:val="22"/>
          <w:szCs w:val="22"/>
        </w:rPr>
        <w:tab/>
        <w:t>Mais dans un criblle j’navigrait la</w:t>
      </w:r>
    </w:p>
    <w:p w14:paraId="2E355D4B" w14:textId="77777777" w:rsidR="00E324CC" w:rsidRDefault="00000000">
      <w:pPr>
        <w:rPr>
          <w:rFonts w:ascii="Times New Roman" w:hAnsi="Times New Roman"/>
          <w:sz w:val="22"/>
          <w:szCs w:val="22"/>
        </w:rPr>
      </w:pPr>
      <w:r>
        <w:rPr>
          <w:rFonts w:ascii="Times New Roman" w:hAnsi="Times New Roman"/>
          <w:sz w:val="22"/>
          <w:szCs w:val="22"/>
        </w:rPr>
        <w:tab/>
        <w:t>Et comme un rat qui na pouin d’coue</w:t>
      </w:r>
    </w:p>
    <w:p w14:paraId="5048C75C" w14:textId="77777777" w:rsidR="00E324CC" w:rsidRDefault="00000000">
      <w:pPr>
        <w:rPr>
          <w:rFonts w:ascii="Times New Roman" w:hAnsi="Times New Roman"/>
          <w:sz w:val="22"/>
          <w:szCs w:val="22"/>
        </w:rPr>
      </w:pPr>
      <w:r>
        <w:rPr>
          <w:rFonts w:ascii="Times New Roman" w:hAnsi="Times New Roman"/>
          <w:sz w:val="22"/>
          <w:szCs w:val="22"/>
        </w:rPr>
        <w:tab/>
        <w:t xml:space="preserve">J’frait, j’frait et j’frait </w:t>
      </w:r>
    </w:p>
    <w:p w14:paraId="1314E858" w14:textId="77777777" w:rsidR="00E324CC" w:rsidRDefault="00000000">
      <w:pPr>
        <w:rPr>
          <w:rFonts w:ascii="Times New Roman" w:hAnsi="Times New Roman"/>
          <w:sz w:val="22"/>
          <w:szCs w:val="22"/>
        </w:rPr>
      </w:pPr>
      <w:r>
        <w:rPr>
          <w:rFonts w:ascii="Times New Roman" w:hAnsi="Times New Roman"/>
          <w:sz w:val="22"/>
          <w:szCs w:val="22"/>
        </w:rPr>
        <w:t>2 Sor: J’t</w:t>
      </w:r>
      <w:r>
        <w:rPr>
          <w:rFonts w:ascii="Times New Roman" w:hAnsi="Times New Roman"/>
          <w:color w:val="000000"/>
          <w:sz w:val="22"/>
          <w:szCs w:val="22"/>
        </w:rPr>
        <w:t>é</w:t>
      </w:r>
      <w:r>
        <w:rPr>
          <w:rFonts w:ascii="Times New Roman" w:hAnsi="Times New Roman"/>
          <w:sz w:val="22"/>
          <w:szCs w:val="22"/>
        </w:rPr>
        <w:t xml:space="preserve"> baidrait un vent</w:t>
      </w:r>
    </w:p>
    <w:p w14:paraId="24223C3B" w14:textId="77777777" w:rsidR="00E324CC" w:rsidRDefault="00000000">
      <w:pPr>
        <w:rPr>
          <w:rFonts w:ascii="Times New Roman" w:hAnsi="Times New Roman"/>
          <w:sz w:val="22"/>
          <w:szCs w:val="22"/>
        </w:rPr>
      </w:pPr>
      <w:r>
        <w:rPr>
          <w:rFonts w:ascii="Times New Roman" w:hAnsi="Times New Roman"/>
          <w:sz w:val="22"/>
          <w:szCs w:val="22"/>
        </w:rPr>
        <w:t>1 Sor: Taie biaen bouanne</w:t>
      </w:r>
    </w:p>
    <w:p w14:paraId="506D691E" w14:textId="77777777" w:rsidR="00E324CC" w:rsidRDefault="00000000">
      <w:pPr>
        <w:rPr>
          <w:rFonts w:ascii="Times New Roman" w:hAnsi="Times New Roman"/>
          <w:sz w:val="22"/>
          <w:szCs w:val="22"/>
        </w:rPr>
      </w:pPr>
      <w:r>
        <w:rPr>
          <w:rFonts w:ascii="Times New Roman" w:hAnsi="Times New Roman"/>
          <w:sz w:val="22"/>
          <w:szCs w:val="22"/>
        </w:rPr>
        <w:t>3 Sor: Et m</w:t>
      </w:r>
      <w:r>
        <w:rPr>
          <w:rFonts w:ascii="Times New Roman" w:hAnsi="Times New Roman"/>
          <w:color w:val="000000"/>
          <w:sz w:val="22"/>
          <w:szCs w:val="22"/>
        </w:rPr>
        <w:t>è</w:t>
      </w:r>
      <w:r>
        <w:rPr>
          <w:rFonts w:ascii="Times New Roman" w:hAnsi="Times New Roman"/>
          <w:sz w:val="22"/>
          <w:szCs w:val="22"/>
        </w:rPr>
        <w:t xml:space="preserve"> un autre</w:t>
      </w:r>
    </w:p>
    <w:p w14:paraId="10667AE5" w14:textId="77777777" w:rsidR="00E324CC" w:rsidRDefault="00000000">
      <w:pPr>
        <w:rPr>
          <w:rFonts w:ascii="Times New Roman" w:hAnsi="Times New Roman"/>
          <w:sz w:val="22"/>
          <w:szCs w:val="22"/>
        </w:rPr>
      </w:pPr>
      <w:r>
        <w:rPr>
          <w:rFonts w:ascii="Times New Roman" w:hAnsi="Times New Roman"/>
          <w:sz w:val="22"/>
          <w:szCs w:val="22"/>
        </w:rPr>
        <w:t>1 Sor: J’ait tout l’restant m</w:t>
      </w:r>
      <w:r>
        <w:rPr>
          <w:rFonts w:ascii="Times New Roman" w:hAnsi="Times New Roman"/>
          <w:color w:val="000000"/>
          <w:sz w:val="22"/>
          <w:szCs w:val="22"/>
        </w:rPr>
        <w:t>è meme</w:t>
      </w:r>
    </w:p>
    <w:p w14:paraId="468552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Et tous lz’endraies ou’aie qui soufflle</w:t>
      </w:r>
    </w:p>
    <w:p w14:paraId="03B117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tous laie couains qui couniese</w:t>
      </w:r>
    </w:p>
    <w:p w14:paraId="3BDC7096" w14:textId="0CCF79E6" w:rsidR="00E324CC" w:rsidRDefault="00000000">
      <w:pPr>
        <w:rPr>
          <w:rFonts w:ascii="Times New Roman" w:hAnsi="Times New Roman"/>
          <w:color w:val="000000"/>
          <w:sz w:val="22"/>
          <w:szCs w:val="22"/>
        </w:rPr>
      </w:pPr>
      <w:r>
        <w:rPr>
          <w:rFonts w:ascii="Times New Roman" w:hAnsi="Times New Roman"/>
          <w:color w:val="000000"/>
          <w:sz w:val="22"/>
          <w:szCs w:val="22"/>
        </w:rPr>
        <w:tab/>
        <w:t>Su la carte du mat</w:t>
      </w:r>
      <w:r w:rsidR="0062184C">
        <w:rPr>
          <w:rFonts w:ascii="Times New Roman" w:hAnsi="Times New Roman"/>
          <w:color w:val="000000"/>
          <w:sz w:val="22"/>
          <w:szCs w:val="22"/>
        </w:rPr>
        <w:t>l</w:t>
      </w:r>
      <w:r>
        <w:rPr>
          <w:rFonts w:ascii="Times New Roman" w:hAnsi="Times New Roman"/>
          <w:color w:val="000000"/>
          <w:sz w:val="22"/>
          <w:szCs w:val="22"/>
        </w:rPr>
        <w:t>ot</w:t>
      </w:r>
    </w:p>
    <w:p w14:paraId="12D808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J’le sequerait seque comme du faien </w:t>
      </w:r>
    </w:p>
    <w:p w14:paraId="04DD3A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n’pourra dormi ni gniet ni jeur</w:t>
      </w:r>
    </w:p>
    <w:p w14:paraId="361B59D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Ni dans sa maison nitou n’yaen era pouin </w:t>
      </w:r>
    </w:p>
    <w:p w14:paraId="525225D5"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I </w:t>
      </w:r>
      <w:r>
        <w:rPr>
          <w:rFonts w:ascii="Times New Roman" w:hAnsi="Times New Roman"/>
          <w:sz w:val="22"/>
          <w:szCs w:val="22"/>
        </w:rPr>
        <w:t>vivra</w:t>
      </w:r>
      <w:r>
        <w:rPr>
          <w:rFonts w:ascii="Times New Roman" w:hAnsi="Times New Roman"/>
          <w:color w:val="000000"/>
          <w:sz w:val="22"/>
          <w:szCs w:val="22"/>
        </w:rPr>
        <w:t xml:space="preserve"> un homme abandounai</w:t>
      </w:r>
    </w:p>
    <w:p w14:paraId="348233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sè longues nies et neu feis neuf</w:t>
      </w:r>
    </w:p>
    <w:p w14:paraId="021097E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viaendra fayi triste et alangouarai</w:t>
      </w:r>
    </w:p>
    <w:p w14:paraId="51A00E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Biau qu’sa bargue n’peut pouin eaet perdue</w:t>
      </w:r>
    </w:p>
    <w:p w14:paraId="044AA49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Acouare a s’ra eloquie dla tempete </w:t>
      </w:r>
    </w:p>
    <w:p w14:paraId="3E99F45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Vaiyoue shu qu’ j’ait</w:t>
      </w:r>
    </w:p>
    <w:p w14:paraId="333FE7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Mourte mè, mourte mè</w:t>
      </w:r>
    </w:p>
    <w:p w14:paraId="35B24B8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J’ait ichin l’dait d’un pilote</w:t>
      </w:r>
    </w:p>
    <w:p w14:paraId="1407D28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Perdu en v’nant pour la maison </w:t>
      </w:r>
    </w:p>
    <w:p w14:paraId="0B2575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[Tabouarin en d’dans]</w:t>
      </w:r>
    </w:p>
    <w:p w14:paraId="372C54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3 Sor: Un tabouarin! un tabouarin! </w:t>
      </w:r>
    </w:p>
    <w:p w14:paraId="3AA0B10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Macbeth s’en viaen</w:t>
      </w:r>
    </w:p>
    <w:p w14:paraId="41B4A95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Tous: Laie sorchieres soeurs, maien en maien,</w:t>
      </w:r>
    </w:p>
    <w:p w14:paraId="4AD07CB7" w14:textId="3FA4D9C8" w:rsidR="00E324CC" w:rsidRDefault="00000000">
      <w:pPr>
        <w:rPr>
          <w:rFonts w:ascii="Times New Roman" w:hAnsi="Times New Roman"/>
          <w:color w:val="000000"/>
          <w:sz w:val="22"/>
          <w:szCs w:val="22"/>
        </w:rPr>
      </w:pPr>
      <w:r>
        <w:rPr>
          <w:rFonts w:ascii="Times New Roman" w:hAnsi="Times New Roman"/>
          <w:color w:val="000000"/>
          <w:sz w:val="22"/>
          <w:szCs w:val="22"/>
        </w:rPr>
        <w:tab/>
        <w:t>Qui po</w:t>
      </w:r>
      <w:r w:rsidR="001B62AA">
        <w:rPr>
          <w:rFonts w:ascii="Times New Roman" w:hAnsi="Times New Roman"/>
          <w:color w:val="000000"/>
          <w:sz w:val="22"/>
          <w:szCs w:val="22"/>
        </w:rPr>
        <w:t>s</w:t>
      </w:r>
      <w:r>
        <w:rPr>
          <w:rFonts w:ascii="Times New Roman" w:hAnsi="Times New Roman"/>
          <w:color w:val="000000"/>
          <w:sz w:val="22"/>
          <w:szCs w:val="22"/>
        </w:rPr>
        <w:t xml:space="preserve">te la mair et l’terraien </w:t>
      </w:r>
    </w:p>
    <w:p w14:paraId="3B4D4EB9" w14:textId="0E8418B1" w:rsidR="00E324CC" w:rsidRDefault="00000000">
      <w:pPr>
        <w:rPr>
          <w:rFonts w:ascii="Times New Roman" w:hAnsi="Times New Roman"/>
          <w:color w:val="000000"/>
          <w:sz w:val="22"/>
          <w:szCs w:val="22"/>
        </w:rPr>
      </w:pPr>
      <w:r>
        <w:rPr>
          <w:rFonts w:ascii="Times New Roman" w:hAnsi="Times New Roman"/>
          <w:color w:val="000000"/>
          <w:sz w:val="22"/>
          <w:szCs w:val="22"/>
        </w:rPr>
        <w:tab/>
        <w:t>Vont d’mè</w:t>
      </w:r>
      <w:r w:rsidR="001664C9">
        <w:rPr>
          <w:rFonts w:ascii="Times New Roman" w:hAnsi="Times New Roman"/>
          <w:color w:val="000000"/>
          <w:sz w:val="22"/>
          <w:szCs w:val="22"/>
        </w:rPr>
        <w:t>m</w:t>
      </w:r>
      <w:r>
        <w:rPr>
          <w:rFonts w:ascii="Times New Roman" w:hAnsi="Times New Roman"/>
          <w:color w:val="000000"/>
          <w:sz w:val="22"/>
          <w:szCs w:val="22"/>
        </w:rPr>
        <w:t>e autouar, autouar, autouar</w:t>
      </w:r>
    </w:p>
    <w:p w14:paraId="1FD1EBAC" w14:textId="1E3B11DF" w:rsidR="00E324CC" w:rsidRDefault="00000000">
      <w:pPr>
        <w:rPr>
          <w:rFonts w:ascii="Times New Roman" w:hAnsi="Times New Roman"/>
          <w:color w:val="000000"/>
          <w:sz w:val="22"/>
          <w:szCs w:val="22"/>
        </w:rPr>
      </w:pPr>
      <w:r>
        <w:rPr>
          <w:rFonts w:ascii="Times New Roman" w:hAnsi="Times New Roman"/>
          <w:color w:val="000000"/>
          <w:sz w:val="22"/>
          <w:szCs w:val="22"/>
        </w:rPr>
        <w:tab/>
        <w:t>Tre</w:t>
      </w:r>
      <w:r w:rsidR="00610AEE">
        <w:rPr>
          <w:rFonts w:ascii="Times New Roman" w:hAnsi="Times New Roman"/>
          <w:color w:val="000000"/>
          <w:sz w:val="22"/>
          <w:szCs w:val="22"/>
        </w:rPr>
        <w:t>é</w:t>
      </w:r>
      <w:r>
        <w:rPr>
          <w:rFonts w:ascii="Times New Roman" w:hAnsi="Times New Roman"/>
          <w:color w:val="000000"/>
          <w:sz w:val="22"/>
          <w:szCs w:val="22"/>
        </w:rPr>
        <w:t xml:space="preserve"> a mè et tr</w:t>
      </w:r>
      <w:r w:rsidR="00610AEE">
        <w:rPr>
          <w:rFonts w:ascii="Times New Roman" w:hAnsi="Times New Roman"/>
          <w:color w:val="000000"/>
          <w:sz w:val="22"/>
          <w:szCs w:val="22"/>
        </w:rPr>
        <w:t>e</w:t>
      </w:r>
      <w:r>
        <w:rPr>
          <w:rFonts w:ascii="Times New Roman" w:hAnsi="Times New Roman"/>
          <w:color w:val="000000"/>
          <w:sz w:val="22"/>
          <w:szCs w:val="22"/>
        </w:rPr>
        <w:t>é a té</w:t>
      </w:r>
    </w:p>
    <w:p w14:paraId="534ADE81" w14:textId="5E861AF0" w:rsidR="00E324CC" w:rsidRDefault="00000000">
      <w:pPr>
        <w:rPr>
          <w:rFonts w:ascii="Times New Roman" w:hAnsi="Times New Roman"/>
          <w:color w:val="000000"/>
          <w:sz w:val="22"/>
          <w:szCs w:val="22"/>
        </w:rPr>
      </w:pPr>
      <w:r>
        <w:rPr>
          <w:rFonts w:ascii="Times New Roman" w:hAnsi="Times New Roman"/>
          <w:color w:val="000000"/>
          <w:sz w:val="22"/>
          <w:szCs w:val="22"/>
        </w:rPr>
        <w:tab/>
        <w:t>Et pour faire neuf tr</w:t>
      </w:r>
      <w:r w:rsidR="00610AEE">
        <w:rPr>
          <w:rFonts w:ascii="Times New Roman" w:hAnsi="Times New Roman"/>
          <w:color w:val="000000"/>
          <w:sz w:val="22"/>
          <w:szCs w:val="22"/>
        </w:rPr>
        <w:t>e</w:t>
      </w:r>
      <w:r>
        <w:rPr>
          <w:rFonts w:ascii="Times New Roman" w:hAnsi="Times New Roman"/>
          <w:color w:val="000000"/>
          <w:sz w:val="22"/>
          <w:szCs w:val="22"/>
        </w:rPr>
        <w:t xml:space="preserve">é </w:t>
      </w:r>
      <w:r>
        <w:rPr>
          <w:rFonts w:ascii="Times New Roman" w:hAnsi="Times New Roman"/>
          <w:sz w:val="22"/>
          <w:szCs w:val="22"/>
        </w:rPr>
        <w:t>derch</w:t>
      </w:r>
      <w:r w:rsidR="00610AEE">
        <w:rPr>
          <w:rFonts w:ascii="Times New Roman" w:hAnsi="Times New Roman"/>
          <w:sz w:val="22"/>
          <w:szCs w:val="22"/>
        </w:rPr>
        <w:t>è</w:t>
      </w:r>
    </w:p>
    <w:p w14:paraId="7A46DD77" w14:textId="59C44978" w:rsidR="00E324CC" w:rsidRDefault="00000000">
      <w:pPr>
        <w:rPr>
          <w:rFonts w:hint="eastAsia"/>
        </w:rPr>
      </w:pPr>
      <w:r>
        <w:rPr>
          <w:rFonts w:ascii="Times New Roman" w:hAnsi="Times New Roman"/>
          <w:color w:val="000000"/>
          <w:sz w:val="22"/>
          <w:szCs w:val="22"/>
        </w:rPr>
        <w:tab/>
        <w:t>Paix! l’charme aie biaen vyai ogniet</w:t>
      </w:r>
    </w:p>
    <w:p w14:paraId="0BAB1FEF" w14:textId="77777777" w:rsidR="00E324CC" w:rsidRDefault="00000000">
      <w:pPr>
        <w:jc w:val="center"/>
        <w:rPr>
          <w:rFonts w:hint="eastAsia"/>
        </w:rPr>
      </w:pPr>
      <w:r>
        <w:rPr>
          <w:rFonts w:ascii="Times New Roman" w:hAnsi="Times New Roman"/>
          <w:color w:val="000000"/>
          <w:sz w:val="22"/>
          <w:szCs w:val="22"/>
        </w:rPr>
        <w:t>[Entre Macbeth et Banquo]</w:t>
      </w:r>
    </w:p>
    <w:p w14:paraId="3EF4D77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Un jour si bel et laid jn’ait jamais veux</w:t>
      </w:r>
    </w:p>
    <w:p w14:paraId="51FB8A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Combiaen qu’il aie de yiaen d’Fores. Kaie sh’aie </w:t>
      </w:r>
      <w:r>
        <w:rPr>
          <w:rFonts w:ascii="Times New Roman" w:hAnsi="Times New Roman"/>
          <w:sz w:val="22"/>
          <w:szCs w:val="22"/>
        </w:rPr>
        <w:t>shin</w:t>
      </w:r>
    </w:p>
    <w:p w14:paraId="3A0539B7" w14:textId="77777777" w:rsidR="00E324CC" w:rsidRDefault="00000000">
      <w:pPr>
        <w:rPr>
          <w:rFonts w:ascii="Times New Roman" w:hAnsi="Times New Roman"/>
          <w:sz w:val="22"/>
          <w:szCs w:val="22"/>
        </w:rPr>
      </w:pPr>
      <w:r>
        <w:rPr>
          <w:rFonts w:ascii="Times New Roman" w:hAnsi="Times New Roman"/>
          <w:sz w:val="22"/>
          <w:szCs w:val="22"/>
        </w:rPr>
        <w:tab/>
        <w:t>Si fyaietries et si sauvages dans leux gret</w:t>
      </w:r>
    </w:p>
    <w:p w14:paraId="7583F3E6" w14:textId="77777777" w:rsidR="00E324CC" w:rsidRDefault="00000000">
      <w:pPr>
        <w:rPr>
          <w:rFonts w:ascii="Times New Roman" w:hAnsi="Times New Roman"/>
          <w:color w:val="000000"/>
          <w:sz w:val="22"/>
          <w:szCs w:val="22"/>
        </w:rPr>
      </w:pPr>
      <w:r>
        <w:rPr>
          <w:rFonts w:ascii="Times New Roman" w:hAnsi="Times New Roman"/>
          <w:sz w:val="22"/>
          <w:szCs w:val="22"/>
        </w:rPr>
        <w:tab/>
        <w:t xml:space="preserve">Qui n’ont pouin la mine </w:t>
      </w:r>
      <w:r>
        <w:rPr>
          <w:rFonts w:ascii="Times New Roman" w:hAnsi="Times New Roman"/>
          <w:color w:val="000000"/>
          <w:sz w:val="22"/>
          <w:szCs w:val="22"/>
        </w:rPr>
        <w:t>du paeuplle dla terre</w:t>
      </w:r>
    </w:p>
    <w:p w14:paraId="6230B7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acouare sont d’su? Vivoue? ou aites tous quik chose</w:t>
      </w:r>
    </w:p>
    <w:p w14:paraId="01F377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qui l’homme peut pahlai? Vou paraissie m’entendre</w:t>
      </w:r>
    </w:p>
    <w:p w14:paraId="742F0FFF" w14:textId="5A436A17" w:rsidR="00E324CC" w:rsidRDefault="00000000">
      <w:pPr>
        <w:rPr>
          <w:rFonts w:ascii="Times New Roman" w:hAnsi="Times New Roman"/>
          <w:color w:val="000000"/>
          <w:sz w:val="22"/>
          <w:szCs w:val="22"/>
        </w:rPr>
      </w:pPr>
      <w:r>
        <w:rPr>
          <w:rFonts w:ascii="Times New Roman" w:hAnsi="Times New Roman"/>
          <w:color w:val="000000"/>
          <w:sz w:val="22"/>
          <w:szCs w:val="22"/>
        </w:rPr>
        <w:tab/>
        <w:t>Par yun au caoup a mettre sen maigre d</w:t>
      </w:r>
      <w:r w:rsidR="002004CA">
        <w:rPr>
          <w:rFonts w:ascii="Times New Roman" w:hAnsi="Times New Roman"/>
          <w:color w:val="000000"/>
          <w:sz w:val="22"/>
          <w:szCs w:val="22"/>
        </w:rPr>
        <w:t>ai</w:t>
      </w:r>
      <w:r>
        <w:rPr>
          <w:rFonts w:ascii="Times New Roman" w:hAnsi="Times New Roman"/>
          <w:color w:val="000000"/>
          <w:sz w:val="22"/>
          <w:szCs w:val="22"/>
        </w:rPr>
        <w:t>t</w:t>
      </w:r>
    </w:p>
    <w:p w14:paraId="4C859B0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sa lippe r’entraie: Vou devraetes eaet daie femmes</w:t>
      </w:r>
    </w:p>
    <w:p w14:paraId="3C985F63" w14:textId="6749EAF7" w:rsidR="00E324CC" w:rsidRDefault="00000000">
      <w:pPr>
        <w:rPr>
          <w:rFonts w:ascii="Times New Roman" w:hAnsi="Times New Roman"/>
          <w:color w:val="000000"/>
          <w:sz w:val="22"/>
          <w:szCs w:val="22"/>
        </w:rPr>
      </w:pPr>
      <w:r>
        <w:rPr>
          <w:rFonts w:ascii="Times New Roman" w:hAnsi="Times New Roman"/>
          <w:color w:val="000000"/>
          <w:sz w:val="22"/>
          <w:szCs w:val="22"/>
        </w:rPr>
        <w:tab/>
        <w:t>Et acouare vos barbes m’empaiesh</w:t>
      </w:r>
      <w:r w:rsidR="00610AEE">
        <w:rPr>
          <w:rFonts w:ascii="Times New Roman" w:hAnsi="Times New Roman"/>
          <w:color w:val="000000"/>
          <w:sz w:val="22"/>
          <w:szCs w:val="22"/>
        </w:rPr>
        <w:t>è</w:t>
      </w:r>
      <w:r>
        <w:rPr>
          <w:rFonts w:ascii="Times New Roman" w:hAnsi="Times New Roman"/>
          <w:color w:val="000000"/>
          <w:sz w:val="22"/>
          <w:szCs w:val="22"/>
        </w:rPr>
        <w:t xml:space="preserve"> de dire</w:t>
      </w:r>
    </w:p>
    <w:p w14:paraId="3C9033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vou zaen aites</w:t>
      </w:r>
    </w:p>
    <w:p w14:paraId="031979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Pahlai si vou pouvai: kaie kou z’aites?</w:t>
      </w:r>
    </w:p>
    <w:p w14:paraId="034713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Salut a tè, Macbeth! salut a tè, noblle d’Glamis!</w:t>
      </w:r>
    </w:p>
    <w:p w14:paraId="58C09B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Salut a tè, Macbeth! salut a tè, noblle d’Cawdor!</w:t>
      </w:r>
    </w:p>
    <w:p w14:paraId="702802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Salut a tè, Macbeth! qui s’ras rouai pu tard</w:t>
      </w:r>
    </w:p>
    <w:p w14:paraId="4A056FFA" w14:textId="19C7F42D" w:rsidR="00E324CC" w:rsidRDefault="00000000">
      <w:pPr>
        <w:rPr>
          <w:rFonts w:ascii="Times New Roman" w:hAnsi="Times New Roman"/>
          <w:color w:val="000000"/>
          <w:sz w:val="22"/>
          <w:szCs w:val="22"/>
        </w:rPr>
      </w:pPr>
      <w:r>
        <w:rPr>
          <w:rFonts w:ascii="Times New Roman" w:hAnsi="Times New Roman"/>
          <w:color w:val="000000"/>
          <w:sz w:val="22"/>
          <w:szCs w:val="22"/>
        </w:rPr>
        <w:t>Ban: Bouan Mousieu, pourqui kou terfissai et paraiss</w:t>
      </w:r>
      <w:r w:rsidR="0074453C">
        <w:rPr>
          <w:rFonts w:ascii="Times New Roman" w:hAnsi="Times New Roman"/>
          <w:color w:val="000000"/>
          <w:sz w:val="22"/>
          <w:szCs w:val="22"/>
        </w:rPr>
        <w:t>i</w:t>
      </w:r>
      <w:r w:rsidR="00610AEE">
        <w:rPr>
          <w:rFonts w:ascii="Times New Roman" w:hAnsi="Times New Roman"/>
          <w:color w:val="000000"/>
          <w:sz w:val="22"/>
          <w:szCs w:val="22"/>
        </w:rPr>
        <w:t>e</w:t>
      </w:r>
      <w:r>
        <w:rPr>
          <w:rFonts w:ascii="Times New Roman" w:hAnsi="Times New Roman"/>
          <w:color w:val="000000"/>
          <w:sz w:val="22"/>
          <w:szCs w:val="22"/>
        </w:rPr>
        <w:t xml:space="preserve"> effraias?</w:t>
      </w:r>
    </w:p>
    <w:p w14:paraId="4DA5AC0D" w14:textId="26EF3226" w:rsidR="00E324CC" w:rsidRDefault="00000000">
      <w:pPr>
        <w:rPr>
          <w:rFonts w:ascii="Times New Roman" w:hAnsi="Times New Roman"/>
          <w:color w:val="000000"/>
          <w:sz w:val="22"/>
          <w:szCs w:val="22"/>
        </w:rPr>
      </w:pPr>
      <w:r>
        <w:rPr>
          <w:rFonts w:ascii="Times New Roman" w:hAnsi="Times New Roman"/>
          <w:color w:val="000000"/>
          <w:sz w:val="22"/>
          <w:szCs w:val="22"/>
        </w:rPr>
        <w:tab/>
        <w:t>A d’qu</w:t>
      </w:r>
      <w:r w:rsidR="009F668B">
        <w:rPr>
          <w:rFonts w:ascii="Times New Roman" w:hAnsi="Times New Roman"/>
          <w:color w:val="000000"/>
          <w:sz w:val="22"/>
          <w:szCs w:val="22"/>
        </w:rPr>
        <w:t>è</w:t>
      </w:r>
      <w:r>
        <w:rPr>
          <w:rFonts w:ascii="Times New Roman" w:hAnsi="Times New Roman"/>
          <w:color w:val="000000"/>
          <w:sz w:val="22"/>
          <w:szCs w:val="22"/>
        </w:rPr>
        <w:t>qua si bouan son? Au nom dla veritai</w:t>
      </w:r>
    </w:p>
    <w:p w14:paraId="67C64D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Aites tous dz’espirits ou biaen vraiment</w:t>
      </w:r>
    </w:p>
    <w:p w14:paraId="3D9B255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kou mourtai kou z’aites? Men noblle camarade</w:t>
      </w:r>
    </w:p>
    <w:p w14:paraId="03F38C9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Vou saluai auve grace oshteure et lie promettai ardi</w:t>
      </w:r>
    </w:p>
    <w:p w14:paraId="316624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Dla nobilitai a vni et meme dla royautai</w:t>
      </w:r>
    </w:p>
    <w:p w14:paraId="367FD9F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qui vou l’envloppai atou: A mè vou n’pahlai pouin</w:t>
      </w:r>
    </w:p>
    <w:p w14:paraId="61DA650C" w14:textId="4163A070" w:rsidR="00E324CC" w:rsidRDefault="00000000">
      <w:pPr>
        <w:rPr>
          <w:rFonts w:ascii="Times New Roman" w:hAnsi="Times New Roman"/>
          <w:color w:val="000000"/>
          <w:sz w:val="22"/>
          <w:szCs w:val="22"/>
        </w:rPr>
      </w:pPr>
      <w:r>
        <w:rPr>
          <w:rFonts w:ascii="Times New Roman" w:hAnsi="Times New Roman"/>
          <w:color w:val="000000"/>
          <w:sz w:val="22"/>
          <w:szCs w:val="22"/>
        </w:rPr>
        <w:tab/>
        <w:t>Si vou pouvai v</w:t>
      </w:r>
      <w:r w:rsidR="009F668B">
        <w:rPr>
          <w:rFonts w:ascii="Times New Roman" w:hAnsi="Times New Roman"/>
          <w:color w:val="000000"/>
          <w:sz w:val="22"/>
          <w:szCs w:val="22"/>
        </w:rPr>
        <w:t>e</w:t>
      </w:r>
      <w:r>
        <w:rPr>
          <w:rFonts w:ascii="Times New Roman" w:hAnsi="Times New Roman"/>
          <w:color w:val="000000"/>
          <w:sz w:val="22"/>
          <w:szCs w:val="22"/>
        </w:rPr>
        <w:t>è dans laie graienes du temps</w:t>
      </w:r>
    </w:p>
    <w:p w14:paraId="126368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dire la graiene qui craitra et la siaenne qui mourra</w:t>
      </w:r>
    </w:p>
    <w:p w14:paraId="0AB2D31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Pahlai mè donc qui ne d’mande ni a n’craiens</w:t>
      </w:r>
    </w:p>
    <w:p w14:paraId="09580B7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Vos faveurs ni vos haienes</w:t>
      </w:r>
    </w:p>
    <w:p w14:paraId="11BBC6D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Salut!</w:t>
      </w:r>
    </w:p>
    <w:p w14:paraId="6BC8094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Salut!</w:t>
      </w:r>
    </w:p>
    <w:p w14:paraId="741A08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Salut!</w:t>
      </w:r>
    </w:p>
    <w:p w14:paraId="25C1E0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Mouains qu’ Macbeth, et acouare pu grand</w:t>
      </w:r>
    </w:p>
    <w:p w14:paraId="19C6549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Pouin si heuraeux acouare pu heuraeux</w:t>
      </w:r>
    </w:p>
    <w:p w14:paraId="68A914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Tu produiras daie rouais biau qu’tu naen aie pouin:</w:t>
      </w:r>
    </w:p>
    <w:p w14:paraId="397705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Salut a vou Macbeth et Banquo </w:t>
      </w:r>
    </w:p>
    <w:p w14:paraId="2618A1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1 Sor: Banquo et Macbeth, salut a vou!</w:t>
      </w:r>
    </w:p>
    <w:p w14:paraId="1A0263EC" w14:textId="260ED137" w:rsidR="00E324CC" w:rsidRDefault="00000000">
      <w:pPr>
        <w:rPr>
          <w:rFonts w:ascii="Times New Roman" w:hAnsi="Times New Roman"/>
          <w:color w:val="000000"/>
          <w:sz w:val="22"/>
          <w:szCs w:val="22"/>
        </w:rPr>
      </w:pPr>
      <w:r>
        <w:rPr>
          <w:rFonts w:ascii="Times New Roman" w:hAnsi="Times New Roman"/>
          <w:color w:val="000000"/>
          <w:sz w:val="22"/>
          <w:szCs w:val="22"/>
        </w:rPr>
        <w:t>Mac: Arraietai, vou qu’no</w:t>
      </w:r>
      <w:r w:rsidR="002E6B24">
        <w:rPr>
          <w:rFonts w:ascii="Times New Roman" w:hAnsi="Times New Roman"/>
          <w:color w:val="000000"/>
          <w:sz w:val="22"/>
          <w:szCs w:val="22"/>
        </w:rPr>
        <w:t>n</w:t>
      </w:r>
      <w:r>
        <w:rPr>
          <w:rFonts w:ascii="Times New Roman" w:hAnsi="Times New Roman"/>
          <w:color w:val="000000"/>
          <w:sz w:val="22"/>
          <w:szCs w:val="22"/>
        </w:rPr>
        <w:t xml:space="preserve"> n’compraen pouin, dizai m’en pu</w:t>
      </w:r>
    </w:p>
    <w:p w14:paraId="68C0236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la mort de Sinel, je siei qu j’sie noblle de Glamis</w:t>
      </w:r>
    </w:p>
    <w:p w14:paraId="2E1B42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comme qui d’Cawdor? le noblle de Cawdor vit</w:t>
      </w:r>
    </w:p>
    <w:p w14:paraId="66CD03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 mousieu biaen a faire et d’eaet rouai </w:t>
      </w:r>
    </w:p>
    <w:p w14:paraId="620F4E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Naie pouin miette entou pour eaet creux</w:t>
      </w:r>
    </w:p>
    <w:p w14:paraId="003A1F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pu que d’Cawdor. Dizai d’eyou</w:t>
      </w:r>
    </w:p>
    <w:p w14:paraId="50E016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Kou z’avai shute drole de couniesance la? ou pourqui</w:t>
      </w:r>
    </w:p>
    <w:p w14:paraId="3FBA2D97" w14:textId="217CED5E" w:rsidR="00E324CC" w:rsidRDefault="00000000">
      <w:pPr>
        <w:rPr>
          <w:rFonts w:ascii="Times New Roman" w:hAnsi="Times New Roman"/>
          <w:color w:val="000000"/>
          <w:sz w:val="22"/>
          <w:szCs w:val="22"/>
        </w:rPr>
      </w:pPr>
      <w:r>
        <w:rPr>
          <w:rFonts w:ascii="Times New Roman" w:hAnsi="Times New Roman"/>
          <w:color w:val="000000"/>
          <w:sz w:val="22"/>
          <w:szCs w:val="22"/>
        </w:rPr>
        <w:tab/>
        <w:t>Kou z’</w:t>
      </w:r>
      <w:r w:rsidR="00790450">
        <w:rPr>
          <w:rFonts w:ascii="Times New Roman" w:hAnsi="Times New Roman"/>
          <w:color w:val="000000"/>
          <w:sz w:val="22"/>
          <w:szCs w:val="22"/>
        </w:rPr>
        <w:t>o</w:t>
      </w:r>
      <w:r>
        <w:rPr>
          <w:rFonts w:ascii="Times New Roman" w:hAnsi="Times New Roman"/>
          <w:color w:val="000000"/>
          <w:sz w:val="22"/>
          <w:szCs w:val="22"/>
        </w:rPr>
        <w:t xml:space="preserve">ppozai not ch’min ichin dans la </w:t>
      </w:r>
      <w:commentRangeStart w:id="13"/>
      <w:r>
        <w:rPr>
          <w:rFonts w:ascii="Times New Roman" w:hAnsi="Times New Roman"/>
          <w:color w:val="000000"/>
          <w:sz w:val="22"/>
          <w:szCs w:val="22"/>
        </w:rPr>
        <w:t>pyaiene</w:t>
      </w:r>
      <w:commentRangeEnd w:id="13"/>
      <w:r w:rsidR="00790450">
        <w:rPr>
          <w:rStyle w:val="CommentReference"/>
          <w:rFonts w:cs="Mangal"/>
        </w:rPr>
        <w:commentReference w:id="13"/>
      </w:r>
    </w:p>
    <w:p w14:paraId="6473C5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un tiei salut d’prophetie? Pahlai, j’vou c’mande</w:t>
      </w:r>
    </w:p>
    <w:p w14:paraId="48653E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[Laie sorchieres disparaisse]</w:t>
      </w:r>
    </w:p>
    <w:p w14:paraId="6F0EC29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La terre a daie bouitrolles justemaen comme yiaeue</w:t>
      </w:r>
    </w:p>
    <w:p w14:paraId="244D472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sh’en aie ichin. Ou’aie qui sont parties? </w:t>
      </w:r>
    </w:p>
    <w:p w14:paraId="43AF3A2C" w14:textId="77777777" w:rsidR="00E324CC" w:rsidRDefault="00000000">
      <w:pPr>
        <w:rPr>
          <w:rFonts w:hint="eastAsia"/>
        </w:rPr>
      </w:pPr>
      <w:r>
        <w:rPr>
          <w:rFonts w:ascii="Times New Roman" w:hAnsi="Times New Roman"/>
          <w:color w:val="000000"/>
          <w:sz w:val="22"/>
          <w:szCs w:val="22"/>
        </w:rPr>
        <w:t xml:space="preserve">Mac: Dans l’air et shu qui paraissait corps a </w:t>
      </w:r>
      <w:r>
        <w:rPr>
          <w:rFonts w:ascii="Times New Roman" w:hAnsi="Times New Roman"/>
          <w:sz w:val="22"/>
          <w:szCs w:val="22"/>
        </w:rPr>
        <w:t>fondu</w:t>
      </w:r>
      <w:r>
        <w:rPr>
          <w:rFonts w:ascii="Times New Roman" w:hAnsi="Times New Roman"/>
          <w:color w:val="000000"/>
          <w:sz w:val="22"/>
          <w:szCs w:val="22"/>
        </w:rPr>
        <w:tab/>
      </w:r>
    </w:p>
    <w:p w14:paraId="34577AC2" w14:textId="77777777" w:rsidR="00E324CC" w:rsidRDefault="00000000">
      <w:pPr>
        <w:rPr>
          <w:rFonts w:hint="eastAsia"/>
        </w:rPr>
      </w:pPr>
      <w:r>
        <w:rPr>
          <w:rFonts w:ascii="Times New Roman" w:hAnsi="Times New Roman"/>
          <w:color w:val="000000"/>
          <w:sz w:val="22"/>
          <w:szCs w:val="22"/>
        </w:rPr>
        <w:tab/>
        <w:t xml:space="preserve">Comme l’halaiene dans l’vent. </w:t>
      </w:r>
      <w:r>
        <w:rPr>
          <w:rFonts w:ascii="Times New Roman" w:hAnsi="Times New Roman"/>
          <w:sz w:val="22"/>
          <w:szCs w:val="22"/>
        </w:rPr>
        <w:t>S’il</w:t>
      </w:r>
      <w:r>
        <w:rPr>
          <w:rFonts w:ascii="Times New Roman" w:hAnsi="Times New Roman"/>
          <w:color w:val="CE181E"/>
          <w:sz w:val="22"/>
          <w:szCs w:val="22"/>
        </w:rPr>
        <w:t xml:space="preserve"> </w:t>
      </w:r>
      <w:r>
        <w:rPr>
          <w:rFonts w:ascii="Times New Roman" w:hAnsi="Times New Roman"/>
          <w:sz w:val="22"/>
          <w:szCs w:val="22"/>
        </w:rPr>
        <w:t>avais donc peux restai!</w:t>
      </w:r>
    </w:p>
    <w:p w14:paraId="1B0D36FA" w14:textId="4C22E7FB" w:rsidR="00E324CC" w:rsidRDefault="00000000">
      <w:pPr>
        <w:rPr>
          <w:rFonts w:ascii="Times New Roman" w:hAnsi="Times New Roman"/>
          <w:color w:val="000000"/>
          <w:sz w:val="22"/>
          <w:szCs w:val="22"/>
        </w:rPr>
      </w:pPr>
      <w:r>
        <w:rPr>
          <w:rFonts w:ascii="Times New Roman" w:hAnsi="Times New Roman"/>
          <w:color w:val="000000"/>
          <w:sz w:val="22"/>
          <w:szCs w:val="22"/>
        </w:rPr>
        <w:t>Ban: Ya ti yeux d’</w:t>
      </w:r>
      <w:r w:rsidR="00790450">
        <w:rPr>
          <w:rFonts w:ascii="Times New Roman" w:hAnsi="Times New Roman"/>
          <w:color w:val="000000"/>
          <w:sz w:val="22"/>
          <w:szCs w:val="22"/>
        </w:rPr>
        <w:t>i</w:t>
      </w:r>
      <w:r>
        <w:rPr>
          <w:rFonts w:ascii="Times New Roman" w:hAnsi="Times New Roman"/>
          <w:color w:val="000000"/>
          <w:sz w:val="22"/>
          <w:szCs w:val="22"/>
        </w:rPr>
        <w:t>tai qu</w:t>
      </w:r>
      <w:r w:rsidR="00736F55">
        <w:rPr>
          <w:rFonts w:ascii="Times New Roman" w:hAnsi="Times New Roman"/>
          <w:color w:val="000000"/>
          <w:sz w:val="22"/>
          <w:szCs w:val="22"/>
        </w:rPr>
        <w:t>è</w:t>
      </w:r>
      <w:r>
        <w:rPr>
          <w:rFonts w:ascii="Times New Roman" w:hAnsi="Times New Roman"/>
          <w:color w:val="000000"/>
          <w:sz w:val="22"/>
          <w:szCs w:val="22"/>
        </w:rPr>
        <w:t>ichin comme shu que j’pallon?</w:t>
      </w:r>
    </w:p>
    <w:p w14:paraId="6502C7C5" w14:textId="722A543C" w:rsidR="00E324CC" w:rsidRDefault="00000000">
      <w:pPr>
        <w:rPr>
          <w:rFonts w:ascii="Times New Roman" w:hAnsi="Times New Roman"/>
          <w:color w:val="000000"/>
          <w:sz w:val="22"/>
          <w:szCs w:val="22"/>
        </w:rPr>
      </w:pPr>
      <w:r>
        <w:rPr>
          <w:rFonts w:ascii="Times New Roman" w:hAnsi="Times New Roman"/>
          <w:color w:val="000000"/>
          <w:sz w:val="22"/>
          <w:szCs w:val="22"/>
        </w:rPr>
        <w:tab/>
        <w:t>Ou avon j</w:t>
      </w:r>
      <w:r w:rsidR="00790450">
        <w:rPr>
          <w:rFonts w:ascii="Times New Roman" w:hAnsi="Times New Roman"/>
          <w:color w:val="000000"/>
          <w:sz w:val="22"/>
          <w:szCs w:val="22"/>
        </w:rPr>
        <w:t>u</w:t>
      </w:r>
      <w:r>
        <w:rPr>
          <w:rFonts w:ascii="Times New Roman" w:hAnsi="Times New Roman"/>
          <w:color w:val="000000"/>
          <w:sz w:val="22"/>
          <w:szCs w:val="22"/>
        </w:rPr>
        <w:t xml:space="preserve"> maghi dla rachine troubyaie </w:t>
      </w:r>
    </w:p>
    <w:p w14:paraId="36B6BE3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fait la raison prizougnière? </w:t>
      </w:r>
    </w:p>
    <w:p w14:paraId="1BAB075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Vos z’efants s’rons rouais</w:t>
      </w:r>
    </w:p>
    <w:p w14:paraId="0B4453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vou s’rai rouai</w:t>
      </w:r>
    </w:p>
    <w:p w14:paraId="574A8529" w14:textId="5CEE69A5" w:rsidR="00E324CC" w:rsidRDefault="00000000">
      <w:pPr>
        <w:rPr>
          <w:rFonts w:ascii="Times New Roman" w:hAnsi="Times New Roman"/>
          <w:color w:val="000000"/>
          <w:sz w:val="22"/>
          <w:szCs w:val="22"/>
        </w:rPr>
      </w:pPr>
      <w:r>
        <w:rPr>
          <w:rFonts w:ascii="Times New Roman" w:hAnsi="Times New Roman"/>
          <w:color w:val="000000"/>
          <w:sz w:val="22"/>
          <w:szCs w:val="22"/>
        </w:rPr>
        <w:t>Mac: Et noblle de Cawdor etou; etais</w:t>
      </w:r>
      <w:r w:rsidR="00F96821">
        <w:rPr>
          <w:rFonts w:ascii="Times New Roman" w:hAnsi="Times New Roman"/>
          <w:color w:val="000000"/>
          <w:sz w:val="22"/>
          <w:szCs w:val="22"/>
        </w:rPr>
        <w:t>h</w:t>
      </w:r>
      <w:r>
        <w:rPr>
          <w:rFonts w:ascii="Times New Roman" w:hAnsi="Times New Roman"/>
          <w:color w:val="000000"/>
          <w:sz w:val="22"/>
          <w:szCs w:val="22"/>
        </w:rPr>
        <w:t>e pouin d’meme?</w:t>
      </w:r>
    </w:p>
    <w:p w14:paraId="60E35F04" w14:textId="4157D5DA" w:rsidR="00E324CC" w:rsidRDefault="00000000">
      <w:pPr>
        <w:rPr>
          <w:rFonts w:ascii="Times New Roman" w:hAnsi="Times New Roman"/>
          <w:color w:val="000000"/>
          <w:sz w:val="22"/>
          <w:szCs w:val="22"/>
        </w:rPr>
      </w:pPr>
      <w:r>
        <w:rPr>
          <w:rFonts w:ascii="Times New Roman" w:hAnsi="Times New Roman"/>
          <w:color w:val="000000"/>
          <w:sz w:val="22"/>
          <w:szCs w:val="22"/>
        </w:rPr>
        <w:t>Ban: La meme note et paroles. Kaie que vl</w:t>
      </w:r>
      <w:r w:rsidR="00F96821">
        <w:rPr>
          <w:rFonts w:ascii="Times New Roman" w:hAnsi="Times New Roman"/>
          <w:color w:val="000000"/>
          <w:sz w:val="22"/>
          <w:szCs w:val="22"/>
        </w:rPr>
        <w:t>o</w:t>
      </w:r>
      <w:r>
        <w:rPr>
          <w:rFonts w:ascii="Times New Roman" w:hAnsi="Times New Roman"/>
          <w:color w:val="000000"/>
          <w:sz w:val="22"/>
          <w:szCs w:val="22"/>
        </w:rPr>
        <w:t xml:space="preserve">? </w:t>
      </w:r>
    </w:p>
    <w:p w14:paraId="0DC1169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[Entre Rosse et Angus]</w:t>
      </w:r>
    </w:p>
    <w:p w14:paraId="438C552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Le rouai a r’chu par bonheur, Macbeth,</w:t>
      </w:r>
    </w:p>
    <w:p w14:paraId="79AC93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nouvelles de ten gaens et quand i yie</w:t>
      </w:r>
    </w:p>
    <w:p w14:paraId="6CA8AA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t’as risqui ten corps contre laie revoltais</w:t>
      </w:r>
    </w:p>
    <w:p w14:paraId="1DA027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Sn’etonnement et saie louanges dispute</w:t>
      </w:r>
    </w:p>
    <w:p w14:paraId="240691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commentRangeStart w:id="14"/>
      <w:commentRangeStart w:id="15"/>
      <w:r>
        <w:rPr>
          <w:rFonts w:ascii="Times New Roman" w:hAnsi="Times New Roman"/>
          <w:color w:val="000000"/>
          <w:sz w:val="22"/>
          <w:szCs w:val="22"/>
        </w:rPr>
        <w:t>Kaie qui t’era</w:t>
      </w:r>
      <w:commentRangeEnd w:id="14"/>
      <w:r w:rsidR="009155E1">
        <w:rPr>
          <w:rStyle w:val="CommentReference"/>
          <w:rFonts w:cs="Mangal"/>
        </w:rPr>
        <w:commentReference w:id="14"/>
      </w:r>
      <w:commentRangeEnd w:id="15"/>
      <w:r w:rsidR="009155E1">
        <w:rPr>
          <w:rStyle w:val="CommentReference"/>
          <w:rFonts w:cs="Mangal"/>
        </w:rPr>
        <w:commentReference w:id="15"/>
      </w:r>
      <w:r>
        <w:rPr>
          <w:rFonts w:ascii="Times New Roman" w:hAnsi="Times New Roman"/>
          <w:color w:val="000000"/>
          <w:sz w:val="22"/>
          <w:szCs w:val="22"/>
        </w:rPr>
        <w:t>. Biaen pu qu’content auve chunna</w:t>
      </w:r>
    </w:p>
    <w:p w14:paraId="2AF7D1E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r’garde par su l’restant dla meme journaie</w:t>
      </w:r>
    </w:p>
    <w:p w14:paraId="003C628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t’trouve parmi laie famaeux rangs Norouagiaens</w:t>
      </w:r>
    </w:p>
    <w:p w14:paraId="279BFC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entou effraias de shu qu’tu faizais tè meme</w:t>
      </w:r>
    </w:p>
    <w:p w14:paraId="26207A7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scenes de mort. Epais comme gerzille</w:t>
      </w:r>
    </w:p>
    <w:p w14:paraId="47076B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M’saghiè syait m’saghiè et tous apporte</w:t>
      </w:r>
    </w:p>
    <w:p w14:paraId="02BB49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Ten nom dans la grande d’fense d’sen royaume</w:t>
      </w:r>
    </w:p>
    <w:p w14:paraId="65F348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pure toutes leux nouvelles endrè li</w:t>
      </w:r>
    </w:p>
    <w:p w14:paraId="412E217E" w14:textId="61B3F026" w:rsidR="00E324CC" w:rsidRDefault="00000000">
      <w:pPr>
        <w:rPr>
          <w:rFonts w:hint="eastAsia"/>
        </w:rPr>
      </w:pPr>
      <w:r>
        <w:rPr>
          <w:rFonts w:ascii="Times New Roman" w:hAnsi="Times New Roman"/>
          <w:color w:val="000000"/>
          <w:sz w:val="22"/>
          <w:szCs w:val="22"/>
        </w:rPr>
        <w:t>Angus:</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Je </w:t>
      </w:r>
      <w:r>
        <w:rPr>
          <w:rFonts w:ascii="Times New Roman" w:hAnsi="Times New Roman"/>
          <w:sz w:val="22"/>
          <w:szCs w:val="22"/>
        </w:rPr>
        <w:t>s</w:t>
      </w:r>
      <w:r w:rsidR="00736F55">
        <w:rPr>
          <w:rFonts w:ascii="Times New Roman" w:hAnsi="Times New Roman"/>
          <w:sz w:val="22"/>
          <w:szCs w:val="22"/>
        </w:rPr>
        <w:t>im</w:t>
      </w:r>
      <w:r>
        <w:rPr>
          <w:rFonts w:ascii="Times New Roman" w:hAnsi="Times New Roman"/>
          <w:sz w:val="22"/>
          <w:szCs w:val="22"/>
        </w:rPr>
        <w:t>es</w:t>
      </w:r>
      <w:r>
        <w:rPr>
          <w:rFonts w:ascii="Times New Roman" w:hAnsi="Times New Roman"/>
          <w:color w:val="000000"/>
          <w:sz w:val="22"/>
          <w:szCs w:val="22"/>
        </w:rPr>
        <w:t xml:space="preserve"> envyais</w:t>
      </w:r>
    </w:p>
    <w:p w14:paraId="21C7A97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tè dire taien qui d’not royal maitre </w:t>
      </w:r>
    </w:p>
    <w:p w14:paraId="03BD8AD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eaet taie herauts a te m’nai la, pouin t’payiè</w:t>
      </w:r>
    </w:p>
    <w:p w14:paraId="1983DB3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Et pour une seuretai d’un pu grand honneur</w:t>
      </w:r>
    </w:p>
    <w:p w14:paraId="727E35B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ma dit de t’applai noblle de Cawdor par li</w:t>
      </w:r>
    </w:p>
    <w:p w14:paraId="6EDF415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auve chunna, j’te saluon men famaeux noblle</w:t>
      </w:r>
    </w:p>
    <w:p w14:paraId="05DA5F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Car tu </w:t>
      </w:r>
      <w:r>
        <w:rPr>
          <w:rFonts w:ascii="Times New Roman" w:hAnsi="Times New Roman"/>
          <w:sz w:val="22"/>
          <w:szCs w:val="22"/>
        </w:rPr>
        <w:t>yaie</w:t>
      </w:r>
      <w:r>
        <w:rPr>
          <w:rFonts w:ascii="Times New Roman" w:hAnsi="Times New Roman"/>
          <w:color w:val="000000"/>
          <w:sz w:val="22"/>
          <w:szCs w:val="22"/>
        </w:rPr>
        <w:t xml:space="preserve"> oshteure!</w:t>
      </w:r>
    </w:p>
    <w:p w14:paraId="2587E05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Qui! l’guiablle peut ti dire la veritai?</w:t>
      </w:r>
    </w:p>
    <w:p w14:paraId="68B59C94" w14:textId="77777777" w:rsidR="00E324CC" w:rsidRDefault="00000000">
      <w:pPr>
        <w:rPr>
          <w:rFonts w:hint="eastAsia"/>
        </w:rPr>
      </w:pPr>
      <w:r>
        <w:rPr>
          <w:rFonts w:ascii="Times New Roman" w:hAnsi="Times New Roman"/>
          <w:color w:val="000000"/>
          <w:sz w:val="22"/>
          <w:szCs w:val="22"/>
        </w:rPr>
        <w:t xml:space="preserve">Mac: L’noblle de Cawdor aie en vie pouqui </w:t>
      </w:r>
      <w:r>
        <w:rPr>
          <w:rFonts w:ascii="Times New Roman" w:hAnsi="Times New Roman"/>
          <w:sz w:val="22"/>
          <w:szCs w:val="22"/>
        </w:rPr>
        <w:t>kou m’geryai</w:t>
      </w:r>
    </w:p>
    <w:p w14:paraId="1A44BE19" w14:textId="4F10C77B" w:rsidR="00E324CC" w:rsidRDefault="00000000">
      <w:pPr>
        <w:rPr>
          <w:rFonts w:ascii="Times New Roman" w:hAnsi="Times New Roman"/>
          <w:sz w:val="22"/>
          <w:szCs w:val="22"/>
        </w:rPr>
      </w:pPr>
      <w:r>
        <w:rPr>
          <w:rFonts w:ascii="Times New Roman" w:hAnsi="Times New Roman"/>
          <w:sz w:val="22"/>
          <w:szCs w:val="22"/>
        </w:rPr>
        <w:tab/>
        <w:t>Auve daie hardes empru</w:t>
      </w:r>
      <w:r w:rsidR="00E85C80">
        <w:rPr>
          <w:rFonts w:ascii="Times New Roman" w:hAnsi="Times New Roman"/>
          <w:sz w:val="22"/>
          <w:szCs w:val="22"/>
        </w:rPr>
        <w:t>n</w:t>
      </w:r>
      <w:r>
        <w:rPr>
          <w:rFonts w:ascii="Times New Roman" w:hAnsi="Times New Roman"/>
          <w:sz w:val="22"/>
          <w:szCs w:val="22"/>
        </w:rPr>
        <w:t>taies?</w:t>
      </w:r>
    </w:p>
    <w:p w14:paraId="5A3D80E0" w14:textId="77777777" w:rsidR="00E324CC" w:rsidRDefault="00000000">
      <w:pPr>
        <w:rPr>
          <w:rFonts w:ascii="Times New Roman" w:hAnsi="Times New Roman"/>
          <w:sz w:val="22"/>
          <w:szCs w:val="22"/>
        </w:rPr>
      </w:pPr>
      <w:r>
        <w:rPr>
          <w:rFonts w:ascii="Times New Roman" w:hAnsi="Times New Roman"/>
          <w:sz w:val="22"/>
          <w:szCs w:val="22"/>
        </w:rPr>
        <w:t xml:space="preserve">Ang: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L’siaen qu’etait l’noblle vit acouare</w:t>
      </w:r>
    </w:p>
    <w:p w14:paraId="0485E945" w14:textId="77777777" w:rsidR="00E324CC" w:rsidRDefault="00000000">
      <w:pPr>
        <w:rPr>
          <w:rFonts w:hint="eastAsia"/>
        </w:rPr>
      </w:pPr>
      <w:r>
        <w:rPr>
          <w:rFonts w:ascii="Times New Roman" w:hAnsi="Times New Roman"/>
          <w:sz w:val="22"/>
          <w:szCs w:val="22"/>
        </w:rPr>
        <w:tab/>
        <w:t>Mais sous un fort jugement porte la vi</w:t>
      </w:r>
      <w:r>
        <w:rPr>
          <w:rFonts w:ascii="Times New Roman" w:hAnsi="Times New Roman"/>
          <w:color w:val="000000"/>
          <w:sz w:val="22"/>
          <w:szCs w:val="22"/>
        </w:rPr>
        <w:t>e</w:t>
      </w:r>
    </w:p>
    <w:p w14:paraId="2052B204" w14:textId="77777777" w:rsidR="00E324CC" w:rsidRDefault="00000000">
      <w:pPr>
        <w:rPr>
          <w:rFonts w:hint="eastAsia"/>
        </w:rPr>
      </w:pPr>
      <w:r>
        <w:rPr>
          <w:rFonts w:ascii="Times New Roman" w:hAnsi="Times New Roman"/>
          <w:color w:val="000000"/>
          <w:sz w:val="22"/>
          <w:szCs w:val="22"/>
        </w:rPr>
        <w:tab/>
        <w:t>Qui merite de perdue. Qui fusse</w:t>
      </w:r>
    </w:p>
    <w:p w14:paraId="1F8414E7" w14:textId="77777777" w:rsidR="00E324CC" w:rsidRDefault="00000000">
      <w:pPr>
        <w:rPr>
          <w:rFonts w:hint="eastAsia"/>
        </w:rPr>
      </w:pPr>
      <w:r>
        <w:rPr>
          <w:rFonts w:ascii="Times New Roman" w:hAnsi="Times New Roman"/>
          <w:color w:val="000000"/>
          <w:sz w:val="22"/>
          <w:szCs w:val="22"/>
        </w:rPr>
        <w:tab/>
        <w:t>Maiellai auve Norouague, ou qui cedisse</w:t>
      </w:r>
      <w:r>
        <w:rPr>
          <w:rFonts w:ascii="Times New Roman" w:hAnsi="Times New Roman"/>
          <w:color w:val="CE181E"/>
          <w:sz w:val="22"/>
          <w:szCs w:val="22"/>
        </w:rPr>
        <w:t xml:space="preserve"> </w:t>
      </w:r>
      <w:r>
        <w:rPr>
          <w:rFonts w:ascii="Times New Roman" w:hAnsi="Times New Roman"/>
          <w:color w:val="000000"/>
          <w:sz w:val="22"/>
          <w:szCs w:val="22"/>
        </w:rPr>
        <w:t>au rebelle</w:t>
      </w:r>
    </w:p>
    <w:p w14:paraId="2922A667" w14:textId="77777777" w:rsidR="00E324CC" w:rsidRDefault="00000000">
      <w:pPr>
        <w:rPr>
          <w:rFonts w:hint="eastAsia"/>
        </w:rPr>
      </w:pPr>
      <w:r>
        <w:rPr>
          <w:rFonts w:ascii="Times New Roman" w:hAnsi="Times New Roman"/>
          <w:color w:val="000000"/>
          <w:sz w:val="22"/>
          <w:szCs w:val="22"/>
        </w:rPr>
        <w:tab/>
        <w:t xml:space="preserve">En d’soue dl’aigue et avantage ou qu’auve laie </w:t>
      </w:r>
      <w:r>
        <w:rPr>
          <w:rFonts w:ascii="Times New Roman" w:hAnsi="Times New Roman"/>
          <w:sz w:val="22"/>
          <w:szCs w:val="22"/>
        </w:rPr>
        <w:t>daeux</w:t>
      </w:r>
    </w:p>
    <w:p w14:paraId="31569802" w14:textId="77777777" w:rsidR="00E324CC" w:rsidRDefault="00000000">
      <w:pPr>
        <w:rPr>
          <w:rFonts w:ascii="Times New Roman" w:hAnsi="Times New Roman"/>
          <w:sz w:val="22"/>
          <w:szCs w:val="22"/>
        </w:rPr>
      </w:pPr>
      <w:r>
        <w:rPr>
          <w:rFonts w:ascii="Times New Roman" w:hAnsi="Times New Roman"/>
          <w:sz w:val="22"/>
          <w:szCs w:val="22"/>
        </w:rPr>
        <w:tab/>
        <w:t xml:space="preserve">Il a travayi pour ruinai sen pais j’en siei pouin </w:t>
      </w:r>
    </w:p>
    <w:p w14:paraId="62124F5A" w14:textId="77777777" w:rsidR="00E324CC" w:rsidRDefault="00000000">
      <w:pPr>
        <w:rPr>
          <w:rFonts w:ascii="Times New Roman" w:hAnsi="Times New Roman"/>
          <w:sz w:val="22"/>
          <w:szCs w:val="22"/>
        </w:rPr>
      </w:pPr>
      <w:r>
        <w:rPr>
          <w:rFonts w:ascii="Times New Roman" w:hAnsi="Times New Roman"/>
          <w:sz w:val="22"/>
          <w:szCs w:val="22"/>
        </w:rPr>
        <w:tab/>
        <w:t>Mais de taireiblle traiezons avouaies et prouvaies</w:t>
      </w:r>
    </w:p>
    <w:p w14:paraId="737B2C99" w14:textId="77777777" w:rsidR="00E324CC" w:rsidRDefault="00000000">
      <w:pPr>
        <w:rPr>
          <w:rFonts w:ascii="Times New Roman" w:hAnsi="Times New Roman"/>
          <w:sz w:val="22"/>
          <w:szCs w:val="22"/>
        </w:rPr>
      </w:pPr>
      <w:r>
        <w:rPr>
          <w:rFonts w:ascii="Times New Roman" w:hAnsi="Times New Roman"/>
          <w:sz w:val="22"/>
          <w:szCs w:val="22"/>
        </w:rPr>
        <w:tab/>
        <w:t>L’ont mis abas</w:t>
      </w:r>
    </w:p>
    <w:p w14:paraId="576AE1EA" w14:textId="77777777" w:rsidR="00E324CC" w:rsidRDefault="00000000">
      <w:pPr>
        <w:rPr>
          <w:rFonts w:hint="eastAsia"/>
        </w:rPr>
      </w:pPr>
      <w:r>
        <w:rPr>
          <w:rFonts w:ascii="Times New Roman" w:hAnsi="Times New Roman"/>
          <w:sz w:val="22"/>
          <w:szCs w:val="22"/>
        </w:rPr>
        <w:t>Mac:</w:t>
      </w:r>
      <w:r>
        <w:rPr>
          <w:rFonts w:ascii="Times New Roman" w:hAnsi="Times New Roman"/>
          <w:sz w:val="22"/>
          <w:szCs w:val="22"/>
        </w:rPr>
        <w:tab/>
      </w:r>
      <w:r>
        <w:rPr>
          <w:rFonts w:ascii="Times New Roman" w:hAnsi="Times New Roman"/>
          <w:sz w:val="22"/>
          <w:szCs w:val="22"/>
        </w:rPr>
        <w:tab/>
      </w:r>
      <w:r>
        <w:rPr>
          <w:rStyle w:val="FootnoteAnchor"/>
          <w:rFonts w:ascii="Times New Roman" w:hAnsi="Times New Roman"/>
          <w:sz w:val="22"/>
          <w:szCs w:val="22"/>
        </w:rPr>
        <w:footnoteReference w:id="1"/>
      </w:r>
      <w:r>
        <w:rPr>
          <w:rFonts w:ascii="Times New Roman" w:hAnsi="Times New Roman"/>
          <w:sz w:val="22"/>
          <w:szCs w:val="22"/>
        </w:rPr>
        <w:t xml:space="preserve">Glamis et noblle de Cawdor </w:t>
      </w:r>
    </w:p>
    <w:p w14:paraId="3A69C36C" w14:textId="77777777" w:rsidR="00E324CC" w:rsidRDefault="00000000">
      <w:pPr>
        <w:rPr>
          <w:rFonts w:hint="eastAsia"/>
        </w:rPr>
      </w:pPr>
      <w:r>
        <w:rPr>
          <w:rFonts w:ascii="Times New Roman" w:hAnsi="Times New Roman"/>
          <w:sz w:val="22"/>
          <w:szCs w:val="22"/>
        </w:rPr>
        <w:tab/>
        <w:t>L’pu grand aie derri</w:t>
      </w:r>
      <w:r>
        <w:rPr>
          <w:rFonts w:ascii="Times New Roman" w:hAnsi="Times New Roman"/>
          <w:color w:val="000000"/>
          <w:sz w:val="22"/>
          <w:szCs w:val="22"/>
        </w:rPr>
        <w:t xml:space="preserve">ère. </w:t>
      </w:r>
      <w:r>
        <w:rPr>
          <w:rStyle w:val="FootnoteAnchor"/>
          <w:rFonts w:ascii="Times New Roman" w:hAnsi="Times New Roman"/>
          <w:color w:val="000000"/>
          <w:sz w:val="22"/>
          <w:szCs w:val="22"/>
        </w:rPr>
        <w:footnoteReference w:id="2"/>
      </w:r>
      <w:r>
        <w:rPr>
          <w:rFonts w:ascii="Times New Roman" w:hAnsi="Times New Roman"/>
          <w:color w:val="000000"/>
          <w:sz w:val="22"/>
          <w:szCs w:val="22"/>
        </w:rPr>
        <w:t>Taienqui pour vot paiene</w:t>
      </w:r>
    </w:p>
    <w:p w14:paraId="067AD1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r>
      <w:r>
        <w:rPr>
          <w:rStyle w:val="FootnoteAnchor"/>
          <w:rFonts w:ascii="Times New Roman" w:hAnsi="Times New Roman"/>
          <w:color w:val="000000"/>
          <w:sz w:val="22"/>
          <w:szCs w:val="22"/>
        </w:rPr>
        <w:footnoteReference w:id="3"/>
      </w:r>
      <w:r>
        <w:rPr>
          <w:rFonts w:ascii="Times New Roman" w:hAnsi="Times New Roman"/>
          <w:color w:val="000000"/>
          <w:sz w:val="22"/>
          <w:szCs w:val="22"/>
        </w:rPr>
        <w:t>Aieske kou n’vou fyai pouin qu’vos z’efants s’rons rouais?</w:t>
      </w:r>
    </w:p>
    <w:p w14:paraId="30D3C3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laie siaens qui m’ont bayi la nobilitai d’Cawdor</w:t>
      </w:r>
    </w:p>
    <w:p w14:paraId="46ED5575" w14:textId="77777777" w:rsidR="00E324CC" w:rsidRDefault="00000000">
      <w:pPr>
        <w:rPr>
          <w:rFonts w:hint="eastAsia"/>
        </w:rPr>
      </w:pPr>
      <w:r>
        <w:rPr>
          <w:rFonts w:ascii="Times New Roman" w:hAnsi="Times New Roman"/>
          <w:color w:val="000000"/>
          <w:sz w:val="22"/>
          <w:szCs w:val="22"/>
        </w:rPr>
        <w:tab/>
        <w:t xml:space="preserve">N’leux z’en </w:t>
      </w:r>
      <w:r>
        <w:rPr>
          <w:rFonts w:ascii="Times New Roman" w:hAnsi="Times New Roman"/>
          <w:sz w:val="22"/>
          <w:szCs w:val="22"/>
        </w:rPr>
        <w:t>eraie</w:t>
      </w:r>
      <w:r>
        <w:rPr>
          <w:rFonts w:ascii="Times New Roman" w:hAnsi="Times New Roman"/>
          <w:color w:val="000000"/>
          <w:sz w:val="22"/>
          <w:szCs w:val="22"/>
        </w:rPr>
        <w:t xml:space="preserve"> </w:t>
      </w:r>
      <w:r>
        <w:rPr>
          <w:rFonts w:ascii="Times New Roman" w:hAnsi="Times New Roman"/>
          <w:sz w:val="22"/>
          <w:szCs w:val="22"/>
        </w:rPr>
        <w:t>pouin promis mouains?</w:t>
      </w:r>
    </w:p>
    <w:p w14:paraId="19F43DA7" w14:textId="77777777" w:rsidR="00E324CC" w:rsidRDefault="00000000">
      <w:pPr>
        <w:rPr>
          <w:rFonts w:ascii="Times New Roman" w:hAnsi="Times New Roman"/>
          <w:sz w:val="22"/>
          <w:szCs w:val="22"/>
        </w:rPr>
      </w:pPr>
      <w:r>
        <w:rPr>
          <w:rFonts w:ascii="Times New Roman" w:hAnsi="Times New Roman"/>
          <w:sz w:val="22"/>
          <w:szCs w:val="22"/>
        </w:rPr>
        <w:t xml:space="preserve">Ban: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Chunna dependu d’su</w:t>
      </w:r>
    </w:p>
    <w:p w14:paraId="49EDE278" w14:textId="77777777" w:rsidR="00E324CC" w:rsidRDefault="00000000">
      <w:pPr>
        <w:rPr>
          <w:rFonts w:hint="eastAsia"/>
        </w:rPr>
      </w:pPr>
      <w:r>
        <w:rPr>
          <w:rFonts w:ascii="Times New Roman" w:hAnsi="Times New Roman"/>
          <w:sz w:val="22"/>
          <w:szCs w:val="22"/>
        </w:rPr>
        <w:tab/>
        <w:t xml:space="preserve">Pourrait acouare vou </w:t>
      </w:r>
      <w:commentRangeStart w:id="16"/>
      <w:r>
        <w:rPr>
          <w:rFonts w:ascii="Times New Roman" w:hAnsi="Times New Roman"/>
          <w:sz w:val="22"/>
          <w:szCs w:val="22"/>
        </w:rPr>
        <w:t>matai</w:t>
      </w:r>
      <w:commentRangeEnd w:id="16"/>
      <w:r w:rsidR="007A2317">
        <w:rPr>
          <w:rStyle w:val="CommentReference"/>
          <w:rFonts w:cs="Mangal"/>
        </w:rPr>
        <w:commentReference w:id="16"/>
      </w:r>
      <w:r>
        <w:rPr>
          <w:rFonts w:ascii="Times New Roman" w:hAnsi="Times New Roman"/>
          <w:color w:val="CE181E"/>
          <w:sz w:val="22"/>
          <w:szCs w:val="22"/>
        </w:rPr>
        <w:t xml:space="preserve"> </w:t>
      </w:r>
      <w:r>
        <w:rPr>
          <w:rFonts w:ascii="Times New Roman" w:hAnsi="Times New Roman"/>
          <w:sz w:val="22"/>
          <w:szCs w:val="22"/>
        </w:rPr>
        <w:t>a la couronne</w:t>
      </w:r>
    </w:p>
    <w:p w14:paraId="4615F547" w14:textId="77777777" w:rsidR="00E324CC" w:rsidRDefault="00000000">
      <w:pPr>
        <w:rPr>
          <w:rFonts w:ascii="Times New Roman" w:hAnsi="Times New Roman"/>
          <w:sz w:val="22"/>
          <w:szCs w:val="22"/>
        </w:rPr>
      </w:pPr>
      <w:r>
        <w:rPr>
          <w:rFonts w:ascii="Times New Roman" w:hAnsi="Times New Roman"/>
          <w:sz w:val="22"/>
          <w:szCs w:val="22"/>
        </w:rPr>
        <w:tab/>
        <w:t xml:space="preserve">De cote eaet noblle de Cawdor. Mais vla kaie drole </w:t>
      </w:r>
    </w:p>
    <w:p w14:paraId="536F7CE8" w14:textId="77777777" w:rsidR="00E324CC" w:rsidRDefault="00000000">
      <w:pPr>
        <w:rPr>
          <w:rFonts w:ascii="Times New Roman" w:hAnsi="Times New Roman"/>
          <w:sz w:val="22"/>
          <w:szCs w:val="22"/>
        </w:rPr>
      </w:pPr>
      <w:r>
        <w:rPr>
          <w:rFonts w:ascii="Times New Roman" w:hAnsi="Times New Roman"/>
          <w:sz w:val="22"/>
          <w:szCs w:val="22"/>
        </w:rPr>
        <w:tab/>
        <w:t>Et souvent pour nou gagni</w:t>
      </w:r>
      <w:r>
        <w:rPr>
          <w:rFonts w:ascii="Times New Roman" w:hAnsi="Times New Roman"/>
          <w:color w:val="000000"/>
          <w:sz w:val="22"/>
          <w:szCs w:val="22"/>
        </w:rPr>
        <w:t>è</w:t>
      </w:r>
      <w:r>
        <w:rPr>
          <w:rFonts w:ascii="Times New Roman" w:hAnsi="Times New Roman"/>
          <w:sz w:val="22"/>
          <w:szCs w:val="22"/>
        </w:rPr>
        <w:t xml:space="preserve"> a not ruine</w:t>
      </w:r>
    </w:p>
    <w:p w14:paraId="7717C17F" w14:textId="77777777" w:rsidR="00E324CC" w:rsidRDefault="00000000">
      <w:pPr>
        <w:rPr>
          <w:rFonts w:ascii="Times New Roman" w:hAnsi="Times New Roman"/>
          <w:sz w:val="22"/>
          <w:szCs w:val="22"/>
        </w:rPr>
      </w:pPr>
      <w:r>
        <w:rPr>
          <w:rFonts w:ascii="Times New Roman" w:hAnsi="Times New Roman"/>
          <w:sz w:val="22"/>
          <w:szCs w:val="22"/>
        </w:rPr>
        <w:tab/>
        <w:t>Lz’instrumaens dl’enfer nou dize daie veritais</w:t>
      </w:r>
    </w:p>
    <w:p w14:paraId="65671095" w14:textId="0D110D27" w:rsidR="00E324CC" w:rsidRDefault="00000000">
      <w:pPr>
        <w:rPr>
          <w:rFonts w:hint="eastAsia"/>
        </w:rPr>
      </w:pPr>
      <w:r>
        <w:rPr>
          <w:rFonts w:ascii="Times New Roman" w:hAnsi="Times New Roman"/>
          <w:sz w:val="22"/>
          <w:szCs w:val="22"/>
        </w:rPr>
        <w:tab/>
        <w:t xml:space="preserve">Et nou gagne auve de </w:t>
      </w:r>
      <w:r w:rsidR="007A2317">
        <w:rPr>
          <w:rFonts w:ascii="Times New Roman" w:hAnsi="Times New Roman"/>
          <w:sz w:val="22"/>
          <w:szCs w:val="22"/>
        </w:rPr>
        <w:t>què</w:t>
      </w:r>
      <w:r>
        <w:rPr>
          <w:rFonts w:ascii="Times New Roman" w:hAnsi="Times New Roman"/>
          <w:sz w:val="22"/>
          <w:szCs w:val="22"/>
        </w:rPr>
        <w:t xml:space="preserve"> de riaen pour nou traiezounai</w:t>
      </w:r>
    </w:p>
    <w:p w14:paraId="3DF41040" w14:textId="62324DDC" w:rsidR="00E324CC" w:rsidRDefault="00000000">
      <w:pPr>
        <w:rPr>
          <w:rFonts w:ascii="Times New Roman" w:hAnsi="Times New Roman"/>
          <w:sz w:val="22"/>
          <w:szCs w:val="22"/>
        </w:rPr>
      </w:pPr>
      <w:r>
        <w:rPr>
          <w:rFonts w:ascii="Times New Roman" w:hAnsi="Times New Roman"/>
          <w:sz w:val="22"/>
          <w:szCs w:val="22"/>
        </w:rPr>
        <w:tab/>
        <w:t>D’ans d’qu</w:t>
      </w:r>
      <w:r w:rsidR="007A2317">
        <w:rPr>
          <w:rFonts w:ascii="Times New Roman" w:hAnsi="Times New Roman"/>
          <w:sz w:val="22"/>
          <w:szCs w:val="22"/>
        </w:rPr>
        <w:t>è</w:t>
      </w:r>
      <w:r>
        <w:rPr>
          <w:rFonts w:ascii="Times New Roman" w:hAnsi="Times New Roman"/>
          <w:sz w:val="22"/>
          <w:szCs w:val="22"/>
        </w:rPr>
        <w:t xml:space="preserve"> biaen seriaeux</w:t>
      </w:r>
    </w:p>
    <w:p w14:paraId="57204536" w14:textId="77777777" w:rsidR="00E324CC" w:rsidRDefault="00000000">
      <w:pPr>
        <w:rPr>
          <w:rFonts w:ascii="Times New Roman" w:hAnsi="Times New Roman"/>
          <w:sz w:val="22"/>
          <w:szCs w:val="22"/>
        </w:rPr>
      </w:pPr>
      <w:r>
        <w:rPr>
          <w:rFonts w:ascii="Times New Roman" w:hAnsi="Times New Roman"/>
          <w:sz w:val="22"/>
          <w:szCs w:val="22"/>
        </w:rPr>
        <w:tab/>
        <w:t>Cousins une parole j’vou z’en prie</w:t>
      </w:r>
    </w:p>
    <w:p w14:paraId="0C0BF9EB" w14:textId="77777777" w:rsidR="00E324CC" w:rsidRDefault="00000000">
      <w:pPr>
        <w:rPr>
          <w:rFonts w:ascii="Times New Roman" w:hAnsi="Times New Roman"/>
          <w:sz w:val="22"/>
          <w:szCs w:val="22"/>
        </w:rPr>
      </w:pPr>
      <w:r>
        <w:rPr>
          <w:rFonts w:ascii="Times New Roman" w:hAnsi="Times New Roman"/>
          <w:sz w:val="22"/>
          <w:szCs w:val="22"/>
        </w:rPr>
        <w:t xml:space="preserve">Mac: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Style w:val="FootnoteAnchor"/>
          <w:rFonts w:ascii="Times New Roman" w:hAnsi="Times New Roman"/>
          <w:sz w:val="22"/>
          <w:szCs w:val="22"/>
        </w:rPr>
        <w:footnoteReference w:id="4"/>
      </w:r>
      <w:r>
        <w:rPr>
          <w:rFonts w:ascii="Times New Roman" w:hAnsi="Times New Roman"/>
          <w:sz w:val="22"/>
          <w:szCs w:val="22"/>
        </w:rPr>
        <w:t>Daeux veritais sont dites</w:t>
      </w:r>
    </w:p>
    <w:p w14:paraId="427F62EB" w14:textId="77777777" w:rsidR="00E324CC" w:rsidRDefault="00000000">
      <w:pPr>
        <w:rPr>
          <w:rFonts w:hint="eastAsia"/>
        </w:rPr>
      </w:pPr>
      <w:r>
        <w:rPr>
          <w:rFonts w:ascii="Times New Roman" w:hAnsi="Times New Roman"/>
          <w:sz w:val="22"/>
          <w:szCs w:val="22"/>
        </w:rPr>
        <w:tab/>
        <w:t xml:space="preserve">Comme heuraeuses herangues a l’acte qu’enflle </w:t>
      </w:r>
    </w:p>
    <w:p w14:paraId="2C02B434" w14:textId="77EA23F9" w:rsidR="00E324CC" w:rsidRDefault="00000000">
      <w:pPr>
        <w:rPr>
          <w:rFonts w:hint="eastAsia"/>
        </w:rPr>
      </w:pPr>
      <w:r>
        <w:rPr>
          <w:rFonts w:ascii="Times New Roman" w:hAnsi="Times New Roman"/>
          <w:sz w:val="22"/>
          <w:szCs w:val="22"/>
        </w:rPr>
        <w:tab/>
        <w:t>Pour l’ide</w:t>
      </w:r>
      <w:r w:rsidR="00736F55">
        <w:rPr>
          <w:rFonts w:ascii="Times New Roman" w:hAnsi="Times New Roman"/>
          <w:color w:val="000000"/>
          <w:sz w:val="22"/>
          <w:szCs w:val="22"/>
        </w:rPr>
        <w:t>è</w:t>
      </w:r>
      <w:r>
        <w:rPr>
          <w:rFonts w:ascii="Times New Roman" w:hAnsi="Times New Roman"/>
          <w:color w:val="000000"/>
          <w:sz w:val="22"/>
          <w:szCs w:val="22"/>
        </w:rPr>
        <w:t xml:space="preserve"> royal. j’vou r’mersie, mesieu</w:t>
      </w:r>
      <w:r w:rsidR="007A2317">
        <w:rPr>
          <w:rFonts w:ascii="Times New Roman" w:hAnsi="Times New Roman"/>
          <w:color w:val="000000"/>
          <w:sz w:val="22"/>
          <w:szCs w:val="22"/>
        </w:rPr>
        <w:t>x</w:t>
      </w:r>
      <w:r>
        <w:rPr>
          <w:rFonts w:ascii="Times New Roman" w:hAnsi="Times New Roman"/>
          <w:color w:val="000000"/>
          <w:sz w:val="22"/>
          <w:szCs w:val="22"/>
        </w:rPr>
        <w:t>.</w:t>
      </w:r>
    </w:p>
    <w:p w14:paraId="7EC7F8C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Style w:val="FootnoteAnchor"/>
          <w:rFonts w:ascii="Times New Roman" w:hAnsi="Times New Roman"/>
          <w:color w:val="000000"/>
          <w:sz w:val="22"/>
          <w:szCs w:val="22"/>
        </w:rPr>
        <w:footnoteReference w:id="5"/>
      </w:r>
      <w:r>
        <w:rPr>
          <w:rFonts w:ascii="Times New Roman" w:hAnsi="Times New Roman"/>
          <w:color w:val="000000"/>
          <w:sz w:val="22"/>
          <w:szCs w:val="22"/>
        </w:rPr>
        <w:t>Shute d’mande ichin contre nature</w:t>
      </w:r>
    </w:p>
    <w:p w14:paraId="589F7B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N’peut pouin eaet mauvaise, ni bouanne nitou; Si mauvaise,</w:t>
      </w:r>
    </w:p>
    <w:p w14:paraId="79445C0F" w14:textId="77777777" w:rsidR="00E324CC" w:rsidRDefault="00000000">
      <w:pPr>
        <w:rPr>
          <w:rFonts w:hint="eastAsia"/>
        </w:rPr>
      </w:pPr>
      <w:r>
        <w:rPr>
          <w:rFonts w:ascii="Times New Roman" w:hAnsi="Times New Roman"/>
          <w:color w:val="000000"/>
          <w:sz w:val="22"/>
          <w:szCs w:val="22"/>
        </w:rPr>
        <w:tab/>
        <w:t xml:space="preserve">Pourqui </w:t>
      </w:r>
      <w:r>
        <w:rPr>
          <w:rFonts w:ascii="Times New Roman" w:hAnsi="Times New Roman"/>
          <w:sz w:val="22"/>
          <w:szCs w:val="22"/>
        </w:rPr>
        <w:t>qua</w:t>
      </w:r>
      <w:r>
        <w:rPr>
          <w:rFonts w:ascii="Times New Roman" w:hAnsi="Times New Roman"/>
          <w:color w:val="CE181E"/>
          <w:sz w:val="22"/>
          <w:szCs w:val="22"/>
        </w:rPr>
        <w:t xml:space="preserve"> </w:t>
      </w:r>
      <w:r>
        <w:rPr>
          <w:rFonts w:ascii="Times New Roman" w:hAnsi="Times New Roman"/>
          <w:sz w:val="22"/>
          <w:szCs w:val="22"/>
        </w:rPr>
        <w:t>ma bayi une veux d’gaens</w:t>
      </w:r>
      <w:r>
        <w:rPr>
          <w:rFonts w:ascii="Times New Roman" w:hAnsi="Times New Roman"/>
          <w:color w:val="000000"/>
          <w:sz w:val="22"/>
          <w:szCs w:val="22"/>
        </w:rPr>
        <w:t xml:space="preserve"> </w:t>
      </w:r>
    </w:p>
    <w:p w14:paraId="4E8CA3EF" w14:textId="77777777" w:rsidR="00E324CC" w:rsidRDefault="00000000">
      <w:pPr>
        <w:rPr>
          <w:rFonts w:hint="eastAsia"/>
        </w:rPr>
      </w:pPr>
      <w:r>
        <w:rPr>
          <w:rFonts w:ascii="Times New Roman" w:hAnsi="Times New Roman"/>
          <w:color w:val="000000"/>
          <w:sz w:val="22"/>
          <w:szCs w:val="22"/>
        </w:rPr>
        <w:tab/>
        <w:t>C’menchant par une veritai? je sie noblle de Cawdor:</w:t>
      </w:r>
    </w:p>
    <w:p w14:paraId="0479E4AA" w14:textId="6C7303C3" w:rsidR="00E324CC" w:rsidRDefault="00000000">
      <w:pPr>
        <w:rPr>
          <w:rFonts w:hint="eastAsia"/>
        </w:rPr>
      </w:pPr>
      <w:r>
        <w:rPr>
          <w:rFonts w:ascii="Times New Roman" w:hAnsi="Times New Roman"/>
          <w:color w:val="000000"/>
          <w:sz w:val="22"/>
          <w:szCs w:val="22"/>
        </w:rPr>
        <w:tab/>
        <w:t xml:space="preserve">Si bouanne, pourqui que je </w:t>
      </w:r>
      <w:r>
        <w:rPr>
          <w:rFonts w:ascii="Times New Roman" w:hAnsi="Times New Roman"/>
          <w:sz w:val="22"/>
          <w:szCs w:val="22"/>
        </w:rPr>
        <w:t>cede</w:t>
      </w:r>
      <w:r>
        <w:rPr>
          <w:rFonts w:ascii="Times New Roman" w:hAnsi="Times New Roman"/>
          <w:color w:val="000000"/>
          <w:sz w:val="22"/>
          <w:szCs w:val="22"/>
        </w:rPr>
        <w:t xml:space="preserve"> a cht’ide</w:t>
      </w:r>
      <w:r w:rsidR="00736F55">
        <w:rPr>
          <w:rFonts w:ascii="Times New Roman" w:hAnsi="Times New Roman"/>
          <w:color w:val="000000"/>
          <w:sz w:val="22"/>
          <w:szCs w:val="22"/>
        </w:rPr>
        <w:t>è</w:t>
      </w:r>
      <w:r>
        <w:rPr>
          <w:rFonts w:ascii="Times New Roman" w:hAnsi="Times New Roman"/>
          <w:color w:val="000000"/>
          <w:sz w:val="22"/>
          <w:szCs w:val="22"/>
        </w:rPr>
        <w:t xml:space="preserve"> la</w:t>
      </w:r>
    </w:p>
    <w:p w14:paraId="53460341" w14:textId="136436DF" w:rsidR="00E324CC" w:rsidRDefault="00000000">
      <w:pPr>
        <w:rPr>
          <w:rFonts w:hint="eastAsia"/>
        </w:rPr>
      </w:pPr>
      <w:r>
        <w:rPr>
          <w:rFonts w:ascii="Times New Roman" w:hAnsi="Times New Roman"/>
          <w:color w:val="000000"/>
          <w:sz w:val="22"/>
          <w:szCs w:val="22"/>
        </w:rPr>
        <w:tab/>
        <w:t>De qui la pensaie affraeu</w:t>
      </w:r>
      <w:r w:rsidR="007A2317">
        <w:rPr>
          <w:rFonts w:ascii="Times New Roman" w:hAnsi="Times New Roman"/>
          <w:color w:val="000000"/>
          <w:sz w:val="22"/>
          <w:szCs w:val="22"/>
        </w:rPr>
        <w:t>se</w:t>
      </w:r>
      <w:r>
        <w:rPr>
          <w:rFonts w:ascii="Times New Roman" w:hAnsi="Times New Roman"/>
          <w:color w:val="000000"/>
          <w:sz w:val="22"/>
          <w:szCs w:val="22"/>
        </w:rPr>
        <w:t xml:space="preserve"> </w:t>
      </w:r>
      <w:r>
        <w:rPr>
          <w:rFonts w:ascii="Times New Roman" w:hAnsi="Times New Roman"/>
          <w:sz w:val="22"/>
          <w:szCs w:val="22"/>
        </w:rPr>
        <w:t>r’derche</w:t>
      </w:r>
      <w:r>
        <w:rPr>
          <w:rFonts w:ascii="Times New Roman" w:hAnsi="Times New Roman"/>
          <w:color w:val="CE181E"/>
          <w:sz w:val="22"/>
          <w:szCs w:val="22"/>
        </w:rPr>
        <w:t xml:space="preserve"> </w:t>
      </w:r>
      <w:r>
        <w:rPr>
          <w:rFonts w:ascii="Times New Roman" w:hAnsi="Times New Roman"/>
          <w:sz w:val="22"/>
          <w:szCs w:val="22"/>
        </w:rPr>
        <w:t xml:space="preserve">maie k’vaeux </w:t>
      </w:r>
    </w:p>
    <w:p w14:paraId="3FF7C8FA" w14:textId="77777777" w:rsidR="00E324CC" w:rsidRDefault="00000000">
      <w:pPr>
        <w:rPr>
          <w:rFonts w:ascii="Times New Roman" w:hAnsi="Times New Roman"/>
          <w:sz w:val="22"/>
          <w:szCs w:val="22"/>
        </w:rPr>
      </w:pPr>
      <w:r>
        <w:rPr>
          <w:rFonts w:ascii="Times New Roman" w:hAnsi="Times New Roman"/>
          <w:sz w:val="22"/>
          <w:szCs w:val="22"/>
        </w:rPr>
        <w:tab/>
        <w:t>Et fait men coeur assis frappai maie cotes</w:t>
      </w:r>
    </w:p>
    <w:p w14:paraId="1FE5FC09" w14:textId="0699B333" w:rsidR="00E324CC" w:rsidRDefault="00000000">
      <w:pPr>
        <w:rPr>
          <w:rFonts w:ascii="Times New Roman" w:hAnsi="Times New Roman"/>
          <w:sz w:val="22"/>
          <w:szCs w:val="22"/>
        </w:rPr>
      </w:pPr>
      <w:r>
        <w:rPr>
          <w:rFonts w:ascii="Times New Roman" w:hAnsi="Times New Roman"/>
          <w:sz w:val="22"/>
          <w:szCs w:val="22"/>
        </w:rPr>
        <w:tab/>
        <w:t>Contre l’ordr</w:t>
      </w:r>
      <w:r w:rsidR="007A2317">
        <w:rPr>
          <w:rFonts w:ascii="Times New Roman" w:hAnsi="Times New Roman"/>
          <w:sz w:val="22"/>
          <w:szCs w:val="22"/>
        </w:rPr>
        <w:t>e</w:t>
      </w:r>
      <w:r>
        <w:rPr>
          <w:rFonts w:ascii="Times New Roman" w:hAnsi="Times New Roman"/>
          <w:sz w:val="22"/>
          <w:szCs w:val="22"/>
        </w:rPr>
        <w:t xml:space="preserve"> dla nature? Laie craientes d’oshteure</w:t>
      </w:r>
    </w:p>
    <w:p w14:paraId="5502973F" w14:textId="77777777" w:rsidR="00E324CC" w:rsidRDefault="00000000">
      <w:pPr>
        <w:rPr>
          <w:rFonts w:ascii="Times New Roman" w:hAnsi="Times New Roman"/>
          <w:sz w:val="22"/>
          <w:szCs w:val="22"/>
        </w:rPr>
      </w:pPr>
      <w:r>
        <w:rPr>
          <w:rFonts w:ascii="Times New Roman" w:hAnsi="Times New Roman"/>
          <w:sz w:val="22"/>
          <w:szCs w:val="22"/>
        </w:rPr>
        <w:tab/>
        <w:t xml:space="preserve">Sont mouains qu’laie horriblles pensaies: </w:t>
      </w:r>
    </w:p>
    <w:p w14:paraId="5F712BA5" w14:textId="517C691E" w:rsidR="00E324CC" w:rsidRDefault="00000000">
      <w:pPr>
        <w:rPr>
          <w:rFonts w:hint="eastAsia"/>
        </w:rPr>
      </w:pPr>
      <w:r>
        <w:rPr>
          <w:rFonts w:ascii="Times New Roman" w:hAnsi="Times New Roman"/>
          <w:sz w:val="22"/>
          <w:szCs w:val="22"/>
        </w:rPr>
        <w:tab/>
        <w:t>Ma pensaie de qui l’meurtre n’en aie qu’ dans l’ide</w:t>
      </w:r>
      <w:r w:rsidR="00736F55">
        <w:rPr>
          <w:rFonts w:ascii="Times New Roman" w:hAnsi="Times New Roman"/>
          <w:color w:val="000000"/>
          <w:sz w:val="22"/>
          <w:szCs w:val="22"/>
        </w:rPr>
        <w:t>è</w:t>
      </w:r>
    </w:p>
    <w:p w14:paraId="13A43807" w14:textId="77777777" w:rsidR="00E324CC" w:rsidRDefault="00000000">
      <w:pPr>
        <w:rPr>
          <w:rFonts w:hint="eastAsia"/>
        </w:rPr>
      </w:pPr>
      <w:r>
        <w:rPr>
          <w:rFonts w:ascii="Times New Roman" w:hAnsi="Times New Roman"/>
          <w:color w:val="CE181E"/>
          <w:sz w:val="22"/>
          <w:szCs w:val="22"/>
        </w:rPr>
        <w:tab/>
      </w:r>
      <w:r>
        <w:rPr>
          <w:rFonts w:ascii="Times New Roman" w:hAnsi="Times New Roman"/>
          <w:sz w:val="22"/>
          <w:szCs w:val="22"/>
        </w:rPr>
        <w:t>Shaque</w:t>
      </w:r>
      <w:r>
        <w:rPr>
          <w:rFonts w:ascii="Times New Roman" w:hAnsi="Times New Roman"/>
          <w:color w:val="000000"/>
          <w:sz w:val="22"/>
          <w:szCs w:val="22"/>
        </w:rPr>
        <w:t xml:space="preserve"> tant mn’etat d’homme qu’men corps.</w:t>
      </w:r>
    </w:p>
    <w:p w14:paraId="1E062B4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Aie etouffai d’etonnai et n’ya riaen </w:t>
      </w:r>
    </w:p>
    <w:p w14:paraId="6DB7084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shu qui naie pouin</w:t>
      </w:r>
    </w:p>
    <w:p w14:paraId="21C467B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Vaiyoue, comme not camarade aie en pensaies</w:t>
      </w:r>
    </w:p>
    <w:p w14:paraId="06CB1FF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Style w:val="FootnoteAnchor"/>
          <w:rFonts w:ascii="Times New Roman" w:hAnsi="Times New Roman"/>
          <w:color w:val="000000"/>
          <w:sz w:val="22"/>
          <w:szCs w:val="22"/>
        </w:rPr>
        <w:footnoteReference w:id="6"/>
      </w:r>
      <w:r>
        <w:rPr>
          <w:rFonts w:ascii="Times New Roman" w:hAnsi="Times New Roman"/>
          <w:color w:val="000000"/>
          <w:sz w:val="22"/>
          <w:szCs w:val="22"/>
        </w:rPr>
        <w:t>Si la chance vors m’avè rouai la chance peut m’couronnai</w:t>
      </w:r>
    </w:p>
    <w:p w14:paraId="3995E3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Sans que j’bouge</w:t>
      </w:r>
    </w:p>
    <w:p w14:paraId="463FDC5F" w14:textId="2CD98994"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D’nouviau</w:t>
      </w:r>
      <w:r w:rsidR="00736F55">
        <w:rPr>
          <w:rFonts w:ascii="Times New Roman" w:hAnsi="Times New Roman"/>
          <w:color w:val="000000"/>
          <w:sz w:val="22"/>
          <w:szCs w:val="22"/>
        </w:rPr>
        <w:t>es</w:t>
      </w:r>
      <w:r>
        <w:rPr>
          <w:rFonts w:ascii="Times New Roman" w:hAnsi="Times New Roman"/>
          <w:color w:val="000000"/>
          <w:sz w:val="22"/>
          <w:szCs w:val="22"/>
        </w:rPr>
        <w:t xml:space="preserve"> honneurs kaie su li</w:t>
      </w:r>
    </w:p>
    <w:p w14:paraId="1AF5F8D6" w14:textId="77777777" w:rsidR="00E324CC" w:rsidRDefault="00000000">
      <w:pPr>
        <w:rPr>
          <w:rFonts w:hint="eastAsia"/>
        </w:rPr>
      </w:pPr>
      <w:r>
        <w:rPr>
          <w:rFonts w:ascii="Times New Roman" w:hAnsi="Times New Roman"/>
          <w:color w:val="000000"/>
          <w:sz w:val="22"/>
          <w:szCs w:val="22"/>
        </w:rPr>
        <w:tab/>
        <w:t>Comme nos neuves hardes i n</w:t>
      </w:r>
      <w:r>
        <w:rPr>
          <w:rFonts w:ascii="Times New Roman" w:hAnsi="Times New Roman"/>
          <w:sz w:val="22"/>
          <w:szCs w:val="22"/>
        </w:rPr>
        <w:t>’praenne pouin l’modele du corps</w:t>
      </w:r>
    </w:p>
    <w:p w14:paraId="6957F8CA" w14:textId="77777777" w:rsidR="00E324CC" w:rsidRDefault="00000000">
      <w:pPr>
        <w:rPr>
          <w:rFonts w:ascii="Times New Roman" w:hAnsi="Times New Roman"/>
          <w:color w:val="CE181E"/>
          <w:sz w:val="22"/>
          <w:szCs w:val="22"/>
        </w:rPr>
      </w:pPr>
      <w:r>
        <w:rPr>
          <w:rFonts w:ascii="Times New Roman" w:hAnsi="Times New Roman"/>
          <w:sz w:val="22"/>
          <w:szCs w:val="22"/>
        </w:rPr>
        <w:tab/>
        <w:t>Qui apres avè servi une achie</w:t>
      </w:r>
    </w:p>
    <w:p w14:paraId="6EF04F6C" w14:textId="77777777" w:rsidR="00E324CC" w:rsidRDefault="00000000">
      <w:pPr>
        <w:rPr>
          <w:rFonts w:hint="eastAsia"/>
        </w:rPr>
      </w:pPr>
      <w:r>
        <w:rPr>
          <w:rFonts w:ascii="Times New Roman" w:hAnsi="Times New Roman"/>
          <w:color w:val="000000"/>
          <w:sz w:val="22"/>
          <w:szCs w:val="22"/>
        </w:rPr>
        <w:t>Mac</w:t>
      </w:r>
      <w:r>
        <w:rPr>
          <w:rFonts w:ascii="Times New Roman" w:hAnsi="Times New Roman"/>
          <w:sz w:val="22"/>
          <w:szCs w:val="22"/>
        </w:rPr>
        <w:t xml:space="preserve">: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Style w:val="FootnoteAnchor"/>
          <w:rFonts w:ascii="Times New Roman" w:hAnsi="Times New Roman"/>
          <w:sz w:val="22"/>
          <w:szCs w:val="22"/>
        </w:rPr>
        <w:footnoteReference w:id="7"/>
      </w:r>
      <w:r>
        <w:rPr>
          <w:rFonts w:ascii="Times New Roman" w:hAnsi="Times New Roman"/>
          <w:sz w:val="22"/>
          <w:szCs w:val="22"/>
        </w:rPr>
        <w:t>Arrive donc qui pourra</w:t>
      </w:r>
    </w:p>
    <w:p w14:paraId="1423CD9C" w14:textId="307FB8E6" w:rsidR="00E324CC" w:rsidRDefault="00000000">
      <w:pPr>
        <w:rPr>
          <w:rFonts w:hint="eastAsia"/>
        </w:rPr>
      </w:pPr>
      <w:r>
        <w:rPr>
          <w:rFonts w:ascii="Times New Roman" w:hAnsi="Times New Roman"/>
          <w:sz w:val="22"/>
          <w:szCs w:val="22"/>
        </w:rPr>
        <w:tab/>
        <w:t xml:space="preserve">L’temps et l’heure </w:t>
      </w:r>
      <w:r w:rsidR="006703AD">
        <w:rPr>
          <w:rFonts w:ascii="Times New Roman" w:hAnsi="Times New Roman"/>
          <w:sz w:val="22"/>
          <w:szCs w:val="22"/>
        </w:rPr>
        <w:t>k</w:t>
      </w:r>
      <w:r>
        <w:rPr>
          <w:rFonts w:ascii="Times New Roman" w:hAnsi="Times New Roman"/>
          <w:sz w:val="22"/>
          <w:szCs w:val="22"/>
        </w:rPr>
        <w:t>euere a travers l’pu rudre jour</w:t>
      </w:r>
    </w:p>
    <w:p w14:paraId="3C939863" w14:textId="2EE529FF" w:rsidR="00E324CC" w:rsidRDefault="00000000">
      <w:pPr>
        <w:rPr>
          <w:rFonts w:hint="eastAsia"/>
        </w:rPr>
      </w:pPr>
      <w:r>
        <w:rPr>
          <w:rFonts w:ascii="Times New Roman" w:hAnsi="Times New Roman"/>
          <w:sz w:val="22"/>
          <w:szCs w:val="22"/>
        </w:rPr>
        <w:t>Ban: Famaeux Macbeth j’arraieton pour vot pyaiez</w:t>
      </w:r>
      <w:r w:rsidR="006703AD">
        <w:rPr>
          <w:rFonts w:ascii="Times New Roman" w:hAnsi="Times New Roman"/>
          <w:sz w:val="22"/>
          <w:szCs w:val="22"/>
        </w:rPr>
        <w:t>i</w:t>
      </w:r>
    </w:p>
    <w:p w14:paraId="0549E91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Bayie mè vot faveur: men lourd chervè etait enervai</w:t>
      </w:r>
    </w:p>
    <w:p w14:paraId="7F7F794E" w14:textId="24DFED4D" w:rsidR="00E324CC" w:rsidRDefault="00000000">
      <w:pPr>
        <w:rPr>
          <w:rFonts w:ascii="Times New Roman" w:hAnsi="Times New Roman"/>
          <w:color w:val="000000"/>
          <w:sz w:val="22"/>
          <w:szCs w:val="22"/>
        </w:rPr>
      </w:pPr>
      <w:r>
        <w:rPr>
          <w:rFonts w:ascii="Times New Roman" w:hAnsi="Times New Roman"/>
          <w:color w:val="000000"/>
          <w:sz w:val="22"/>
          <w:szCs w:val="22"/>
        </w:rPr>
        <w:tab/>
        <w:t>Auve de qu</w:t>
      </w:r>
      <w:r w:rsidR="00736F55">
        <w:rPr>
          <w:rFonts w:ascii="Times New Roman" w:hAnsi="Times New Roman"/>
          <w:color w:val="000000"/>
          <w:sz w:val="22"/>
          <w:szCs w:val="22"/>
        </w:rPr>
        <w:t>è</w:t>
      </w:r>
      <w:r>
        <w:rPr>
          <w:rFonts w:ascii="Times New Roman" w:hAnsi="Times New Roman"/>
          <w:color w:val="000000"/>
          <w:sz w:val="22"/>
          <w:szCs w:val="22"/>
        </w:rPr>
        <w:t xml:space="preserve"> rombiyai. Bouan messieu</w:t>
      </w:r>
      <w:r w:rsidR="006703AD">
        <w:rPr>
          <w:rFonts w:ascii="Times New Roman" w:hAnsi="Times New Roman"/>
          <w:color w:val="000000"/>
          <w:sz w:val="22"/>
          <w:szCs w:val="22"/>
        </w:rPr>
        <w:t>x</w:t>
      </w:r>
      <w:r>
        <w:rPr>
          <w:rFonts w:ascii="Times New Roman" w:hAnsi="Times New Roman"/>
          <w:color w:val="000000"/>
          <w:sz w:val="22"/>
          <w:szCs w:val="22"/>
        </w:rPr>
        <w:t>, vot paiene</w:t>
      </w:r>
    </w:p>
    <w:p w14:paraId="585DAB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r’gistraie la ou’aie que j’tourne tous laie jours</w:t>
      </w:r>
    </w:p>
    <w:p w14:paraId="1C93063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fiellet pour la yière. I faut allai pour le rouai.</w:t>
      </w:r>
    </w:p>
    <w:p w14:paraId="4F627CE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Style w:val="FootnoteAnchor"/>
          <w:rFonts w:ascii="Times New Roman" w:hAnsi="Times New Roman"/>
          <w:color w:val="000000"/>
          <w:sz w:val="22"/>
          <w:szCs w:val="22"/>
        </w:rPr>
        <w:footnoteReference w:id="8"/>
      </w:r>
      <w:r>
        <w:rPr>
          <w:rFonts w:ascii="Times New Roman" w:hAnsi="Times New Roman"/>
          <w:color w:val="000000"/>
          <w:sz w:val="22"/>
          <w:szCs w:val="22"/>
        </w:rPr>
        <w:t>Et pensai a shu qua arrivai et auve pu d’temps</w:t>
      </w:r>
    </w:p>
    <w:p w14:paraId="105E1B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nou z’era pu pensai j’diron</w:t>
      </w:r>
    </w:p>
    <w:p w14:paraId="05616E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Libermaen nos coeurs l’un a l’autre </w:t>
      </w:r>
    </w:p>
    <w:p w14:paraId="05D4ED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J’en s’rait fier</w:t>
      </w:r>
    </w:p>
    <w:p w14:paraId="54B1255B" w14:textId="3D9F7432" w:rsidR="00E324CC" w:rsidRDefault="00000000">
      <w:pPr>
        <w:rPr>
          <w:rFonts w:ascii="Times New Roman" w:hAnsi="Times New Roman"/>
          <w:color w:val="000000"/>
          <w:sz w:val="22"/>
          <w:szCs w:val="22"/>
        </w:rPr>
      </w:pPr>
      <w:r>
        <w:rPr>
          <w:rFonts w:ascii="Times New Roman" w:hAnsi="Times New Roman"/>
          <w:color w:val="000000"/>
          <w:sz w:val="22"/>
          <w:szCs w:val="22"/>
        </w:rPr>
        <w:t>Mac: Entch</w:t>
      </w:r>
      <w:r w:rsidR="001377D2">
        <w:rPr>
          <w:rFonts w:ascii="Times New Roman" w:hAnsi="Times New Roman"/>
          <w:color w:val="000000"/>
          <w:sz w:val="22"/>
          <w:szCs w:val="22"/>
        </w:rPr>
        <w:t>è</w:t>
      </w:r>
      <w:r>
        <w:rPr>
          <w:rFonts w:ascii="Times New Roman" w:hAnsi="Times New Roman"/>
          <w:color w:val="000000"/>
          <w:sz w:val="22"/>
          <w:szCs w:val="22"/>
        </w:rPr>
        <w:t xml:space="preserve"> yaen vla assai. </w:t>
      </w:r>
      <w:commentRangeStart w:id="17"/>
      <w:r>
        <w:rPr>
          <w:rFonts w:ascii="Times New Roman" w:hAnsi="Times New Roman"/>
          <w:color w:val="000000"/>
          <w:sz w:val="22"/>
          <w:szCs w:val="22"/>
        </w:rPr>
        <w:t>annon</w:t>
      </w:r>
      <w:commentRangeEnd w:id="17"/>
      <w:r w:rsidR="006703AD">
        <w:rPr>
          <w:rStyle w:val="CommentReference"/>
          <w:rFonts w:cs="Mangal"/>
        </w:rPr>
        <w:commentReference w:id="17"/>
      </w:r>
      <w:r>
        <w:rPr>
          <w:rFonts w:ascii="Times New Roman" w:hAnsi="Times New Roman"/>
          <w:color w:val="000000"/>
          <w:sz w:val="22"/>
          <w:szCs w:val="22"/>
        </w:rPr>
        <w:t>, amis</w:t>
      </w:r>
    </w:p>
    <w:p w14:paraId="2AF2E8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43D42B48" w14:textId="77777777" w:rsidR="00E324CC" w:rsidRDefault="00E324CC">
      <w:pPr>
        <w:rPr>
          <w:rFonts w:ascii="Times New Roman" w:hAnsi="Times New Roman"/>
          <w:color w:val="000000"/>
          <w:sz w:val="22"/>
          <w:szCs w:val="22"/>
        </w:rPr>
      </w:pPr>
    </w:p>
    <w:p w14:paraId="3D8D301D" w14:textId="77777777" w:rsidR="00E324CC" w:rsidRDefault="00E324CC">
      <w:pPr>
        <w:rPr>
          <w:rFonts w:ascii="Times New Roman" w:hAnsi="Times New Roman"/>
          <w:color w:val="000000"/>
          <w:sz w:val="22"/>
          <w:szCs w:val="22"/>
        </w:rPr>
      </w:pPr>
    </w:p>
    <w:p w14:paraId="6C7BA2E5" w14:textId="77777777" w:rsidR="00E324CC" w:rsidRDefault="00E324CC">
      <w:pPr>
        <w:rPr>
          <w:rFonts w:ascii="Times New Roman" w:hAnsi="Times New Roman"/>
          <w:color w:val="000000"/>
          <w:sz w:val="22"/>
          <w:szCs w:val="22"/>
        </w:rPr>
      </w:pPr>
    </w:p>
    <w:p w14:paraId="5E252DA4" w14:textId="2939781C"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4</w:t>
      </w:r>
      <w:r>
        <w:rPr>
          <w:rFonts w:ascii="Times New Roman" w:hAnsi="Times New Roman"/>
          <w:color w:val="000000"/>
          <w:sz w:val="22"/>
          <w:szCs w:val="22"/>
        </w:rPr>
        <w:tab/>
      </w:r>
      <w:r>
        <w:rPr>
          <w:rFonts w:ascii="Times New Roman" w:hAnsi="Times New Roman"/>
          <w:color w:val="000000"/>
          <w:sz w:val="22"/>
          <w:szCs w:val="22"/>
        </w:rPr>
        <w:tab/>
        <w:t>Fores.</w:t>
      </w:r>
      <w:r>
        <w:rPr>
          <w:rFonts w:ascii="Times New Roman" w:hAnsi="Times New Roman"/>
          <w:color w:val="000000"/>
          <w:sz w:val="22"/>
          <w:szCs w:val="22"/>
        </w:rPr>
        <w:tab/>
        <w:t>Un endr</w:t>
      </w:r>
      <w:r w:rsidR="0004580F">
        <w:rPr>
          <w:rFonts w:ascii="Times New Roman" w:hAnsi="Times New Roman"/>
          <w:color w:val="000000"/>
          <w:sz w:val="22"/>
          <w:szCs w:val="22"/>
        </w:rPr>
        <w:t>è</w:t>
      </w:r>
      <w:r>
        <w:rPr>
          <w:rFonts w:ascii="Times New Roman" w:hAnsi="Times New Roman"/>
          <w:color w:val="000000"/>
          <w:sz w:val="22"/>
          <w:szCs w:val="22"/>
        </w:rPr>
        <w:t xml:space="preserve"> dans l’palais.</w:t>
      </w:r>
    </w:p>
    <w:p w14:paraId="5354CF8F" w14:textId="77777777" w:rsidR="00E324CC" w:rsidRDefault="00E324CC">
      <w:pPr>
        <w:rPr>
          <w:rFonts w:ascii="Times New Roman" w:hAnsi="Times New Roman"/>
          <w:color w:val="000000"/>
          <w:sz w:val="22"/>
          <w:szCs w:val="22"/>
        </w:rPr>
      </w:pPr>
    </w:p>
    <w:p w14:paraId="77AB78C3" w14:textId="77777777" w:rsidR="00E324CC" w:rsidRDefault="00000000">
      <w:pPr>
        <w:rPr>
          <w:rFonts w:ascii="Times New Roman" w:hAnsi="Times New Roman"/>
          <w:color w:val="000000"/>
          <w:sz w:val="22"/>
          <w:szCs w:val="22"/>
        </w:rPr>
      </w:pPr>
      <w:r>
        <w:rPr>
          <w:rFonts w:ascii="Times New Roman" w:hAnsi="Times New Roman"/>
          <w:i/>
          <w:iCs/>
          <w:color w:val="000000"/>
          <w:sz w:val="22"/>
          <w:szCs w:val="22"/>
        </w:rPr>
        <w:t>Sounnie</w:t>
      </w:r>
      <w:r>
        <w:rPr>
          <w:rFonts w:ascii="Times New Roman" w:hAnsi="Times New Roman"/>
          <w:color w:val="000000"/>
          <w:sz w:val="22"/>
          <w:szCs w:val="22"/>
        </w:rPr>
        <w:t>.</w:t>
      </w:r>
      <w:r>
        <w:rPr>
          <w:rFonts w:ascii="Times New Roman" w:hAnsi="Times New Roman"/>
          <w:color w:val="000000"/>
          <w:sz w:val="22"/>
          <w:szCs w:val="22"/>
        </w:rPr>
        <w:tab/>
        <w:t>Entre Duncan, Malcolm, Donalbain, Lenox et autres</w:t>
      </w:r>
    </w:p>
    <w:p w14:paraId="0844CC8D" w14:textId="77777777" w:rsidR="00E324CC" w:rsidRDefault="00E324CC">
      <w:pPr>
        <w:rPr>
          <w:rFonts w:ascii="Times New Roman" w:hAnsi="Times New Roman"/>
          <w:color w:val="000000"/>
          <w:sz w:val="22"/>
          <w:szCs w:val="22"/>
        </w:rPr>
      </w:pPr>
    </w:p>
    <w:p w14:paraId="5267EC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Dun: L’ordre aie t’alle accompyie su Cawdor? aieshe</w:t>
      </w:r>
    </w:p>
    <w:p w14:paraId="77E8DB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lz’hommes envyais n’sont pouin acouare de r’touar?</w:t>
      </w:r>
    </w:p>
    <w:p w14:paraId="3B4A86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Men rouai,</w:t>
      </w:r>
    </w:p>
    <w:p w14:paraId="35183B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n’sont pouin acouare v’nus; Mais j’ait pahlai</w:t>
      </w:r>
    </w:p>
    <w:p w14:paraId="7DBB990A" w14:textId="1CC18AC3"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yun qui la </w:t>
      </w:r>
      <w:r w:rsidR="0004580F">
        <w:rPr>
          <w:rFonts w:ascii="Times New Roman" w:hAnsi="Times New Roman"/>
          <w:color w:val="CE181E"/>
          <w:sz w:val="22"/>
          <w:szCs w:val="22"/>
        </w:rPr>
        <w:t>v</w:t>
      </w:r>
      <w:r>
        <w:rPr>
          <w:rFonts w:ascii="Times New Roman" w:hAnsi="Times New Roman"/>
          <w:color w:val="CE181E"/>
          <w:sz w:val="22"/>
          <w:szCs w:val="22"/>
        </w:rPr>
        <w:t>eux</w:t>
      </w:r>
      <w:r>
        <w:rPr>
          <w:rFonts w:ascii="Times New Roman" w:hAnsi="Times New Roman"/>
          <w:color w:val="000000"/>
          <w:sz w:val="22"/>
          <w:szCs w:val="22"/>
        </w:rPr>
        <w:t xml:space="preserve"> mouari; qua rapportai </w:t>
      </w:r>
    </w:p>
    <w:p w14:paraId="20EB05D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Qu’il a biaen libermaen avouai saie traiezons</w:t>
      </w:r>
    </w:p>
    <w:p w14:paraId="734C415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d’mandai l’pardon d’vot majestai et a mourtai</w:t>
      </w:r>
    </w:p>
    <w:p w14:paraId="4F740C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 bouan r’paenti. Riaen dans sa vie </w:t>
      </w:r>
    </w:p>
    <w:p w14:paraId="3215954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N’ya etai si propre comme dla quittai; il a </w:t>
      </w:r>
      <w:r>
        <w:rPr>
          <w:rFonts w:ascii="Times New Roman" w:hAnsi="Times New Roman"/>
          <w:sz w:val="22"/>
          <w:szCs w:val="22"/>
        </w:rPr>
        <w:t>mouaru</w:t>
      </w:r>
    </w:p>
    <w:p w14:paraId="010C398F" w14:textId="77777777" w:rsidR="00E324CC" w:rsidRDefault="00000000">
      <w:pPr>
        <w:rPr>
          <w:rFonts w:ascii="Times New Roman" w:hAnsi="Times New Roman"/>
          <w:sz w:val="22"/>
          <w:szCs w:val="22"/>
        </w:rPr>
      </w:pPr>
      <w:r>
        <w:rPr>
          <w:rFonts w:ascii="Times New Roman" w:hAnsi="Times New Roman"/>
          <w:sz w:val="22"/>
          <w:szCs w:val="22"/>
        </w:rPr>
        <w:tab/>
        <w:t xml:space="preserve">Comme yun qu’erait etudyai sa mort </w:t>
      </w:r>
    </w:p>
    <w:p w14:paraId="4D08CCFC" w14:textId="77777777" w:rsidR="00E324CC" w:rsidRDefault="00000000">
      <w:pPr>
        <w:rPr>
          <w:rFonts w:ascii="Times New Roman" w:hAnsi="Times New Roman"/>
          <w:sz w:val="22"/>
          <w:szCs w:val="22"/>
        </w:rPr>
      </w:pPr>
      <w:r>
        <w:rPr>
          <w:rFonts w:ascii="Times New Roman" w:hAnsi="Times New Roman"/>
          <w:sz w:val="22"/>
          <w:szCs w:val="22"/>
        </w:rPr>
        <w:tab/>
        <w:t>En echipant shu qu’il avait d’pu cher</w:t>
      </w:r>
    </w:p>
    <w:p w14:paraId="65ACB590" w14:textId="77777777" w:rsidR="00E324CC" w:rsidRDefault="00000000">
      <w:pPr>
        <w:rPr>
          <w:rFonts w:ascii="Times New Roman" w:hAnsi="Times New Roman"/>
          <w:sz w:val="22"/>
          <w:szCs w:val="22"/>
        </w:rPr>
      </w:pPr>
      <w:r>
        <w:rPr>
          <w:rFonts w:ascii="Times New Roman" w:hAnsi="Times New Roman"/>
          <w:sz w:val="22"/>
          <w:szCs w:val="22"/>
        </w:rPr>
        <w:tab/>
        <w:t>Comme une affaire de riaen entou</w:t>
      </w:r>
    </w:p>
    <w:p w14:paraId="2DBE4EB3" w14:textId="77777777" w:rsidR="00E324CC" w:rsidRDefault="00000000">
      <w:pPr>
        <w:rPr>
          <w:rFonts w:ascii="Times New Roman" w:hAnsi="Times New Roman"/>
          <w:sz w:val="22"/>
          <w:szCs w:val="22"/>
        </w:rPr>
      </w:pPr>
      <w:r>
        <w:rPr>
          <w:rFonts w:ascii="Times New Roman" w:hAnsi="Times New Roman"/>
          <w:sz w:val="22"/>
          <w:szCs w:val="22"/>
        </w:rPr>
        <w:t>Dun:</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 N’ya riaen qui peut</w:t>
      </w:r>
    </w:p>
    <w:p w14:paraId="78DDE664" w14:textId="77777777" w:rsidR="00E324CC" w:rsidRDefault="00000000">
      <w:pPr>
        <w:rPr>
          <w:rFonts w:ascii="Times New Roman" w:hAnsi="Times New Roman"/>
          <w:sz w:val="22"/>
          <w:szCs w:val="22"/>
        </w:rPr>
      </w:pPr>
      <w:r>
        <w:rPr>
          <w:rFonts w:ascii="Times New Roman" w:hAnsi="Times New Roman"/>
          <w:sz w:val="22"/>
          <w:szCs w:val="22"/>
        </w:rPr>
        <w:tab/>
        <w:t>Nou faire counietre l’espirit par le visage ni shu qu’il aie</w:t>
      </w:r>
    </w:p>
    <w:p w14:paraId="73DC8176" w14:textId="77777777" w:rsidR="00E324CC" w:rsidRDefault="00000000">
      <w:pPr>
        <w:rPr>
          <w:rFonts w:ascii="Times New Roman" w:hAnsi="Times New Roman"/>
          <w:sz w:val="22"/>
          <w:szCs w:val="22"/>
        </w:rPr>
      </w:pPr>
      <w:r>
        <w:rPr>
          <w:rFonts w:ascii="Times New Roman" w:hAnsi="Times New Roman"/>
          <w:sz w:val="22"/>
          <w:szCs w:val="22"/>
        </w:rPr>
        <w:tab/>
        <w:t>Il tait un mousieu su qui j’avais bati</w:t>
      </w:r>
    </w:p>
    <w:p w14:paraId="6D5F84E0" w14:textId="77777777" w:rsidR="00E324CC" w:rsidRDefault="00000000">
      <w:pPr>
        <w:rPr>
          <w:rFonts w:hint="eastAsia"/>
        </w:rPr>
      </w:pPr>
      <w:r>
        <w:rPr>
          <w:rFonts w:ascii="Times New Roman" w:hAnsi="Times New Roman"/>
          <w:sz w:val="22"/>
          <w:szCs w:val="22"/>
        </w:rPr>
        <w:tab/>
        <w:t>Une forte fyanche. O, cousin famaeux!</w:t>
      </w:r>
    </w:p>
    <w:p w14:paraId="04796CB5" w14:textId="77777777" w:rsidR="00E324CC" w:rsidRDefault="00E324CC">
      <w:pPr>
        <w:rPr>
          <w:rFonts w:ascii="Times New Roman" w:hAnsi="Times New Roman"/>
          <w:sz w:val="22"/>
          <w:szCs w:val="22"/>
        </w:rPr>
      </w:pPr>
    </w:p>
    <w:p w14:paraId="414BFB73" w14:textId="77777777" w:rsidR="00E324CC" w:rsidRDefault="00000000">
      <w:pPr>
        <w:jc w:val="center"/>
        <w:rPr>
          <w:rFonts w:hint="eastAsia"/>
        </w:rPr>
      </w:pPr>
      <w:r>
        <w:rPr>
          <w:rFonts w:ascii="Times New Roman" w:hAnsi="Times New Roman"/>
          <w:sz w:val="22"/>
          <w:szCs w:val="22"/>
        </w:rPr>
        <w:t>[Entre Macbeth, Banquo, Rosse et Angus]</w:t>
      </w:r>
    </w:p>
    <w:p w14:paraId="1AFA3E40" w14:textId="77777777" w:rsidR="00E324CC" w:rsidRDefault="00000000">
      <w:pPr>
        <w:rPr>
          <w:rFonts w:hint="eastAsia"/>
        </w:rPr>
      </w:pPr>
      <w:r>
        <w:rPr>
          <w:rFonts w:ascii="Times New Roman" w:hAnsi="Times New Roman"/>
          <w:sz w:val="22"/>
          <w:szCs w:val="22"/>
        </w:rPr>
        <w:tab/>
      </w:r>
    </w:p>
    <w:p w14:paraId="0D32DE11" w14:textId="22802514" w:rsidR="00E324CC" w:rsidRDefault="00000000">
      <w:pPr>
        <w:rPr>
          <w:rFonts w:ascii="Times New Roman" w:hAnsi="Times New Roman"/>
          <w:sz w:val="22"/>
          <w:szCs w:val="22"/>
        </w:rPr>
      </w:pPr>
      <w:r>
        <w:rPr>
          <w:rFonts w:ascii="Times New Roman" w:hAnsi="Times New Roman"/>
          <w:sz w:val="22"/>
          <w:szCs w:val="22"/>
        </w:rPr>
        <w:tab/>
        <w:t>Le c</w:t>
      </w:r>
      <w:r w:rsidR="00B51EA1">
        <w:rPr>
          <w:rFonts w:ascii="Times New Roman" w:hAnsi="Times New Roman"/>
          <w:sz w:val="22"/>
          <w:szCs w:val="22"/>
        </w:rPr>
        <w:t>r</w:t>
      </w:r>
      <w:r>
        <w:rPr>
          <w:rFonts w:ascii="Times New Roman" w:hAnsi="Times New Roman"/>
          <w:sz w:val="22"/>
          <w:szCs w:val="22"/>
        </w:rPr>
        <w:t>i</w:t>
      </w:r>
      <w:r w:rsidR="00B51EA1">
        <w:rPr>
          <w:rFonts w:ascii="Times New Roman" w:hAnsi="Times New Roman"/>
          <w:sz w:val="22"/>
          <w:szCs w:val="22"/>
        </w:rPr>
        <w:t>m</w:t>
      </w:r>
      <w:r>
        <w:rPr>
          <w:rFonts w:ascii="Times New Roman" w:hAnsi="Times New Roman"/>
          <w:sz w:val="22"/>
          <w:szCs w:val="22"/>
        </w:rPr>
        <w:t xml:space="preserve">e qui m’fait ingrat meme oshteure </w:t>
      </w:r>
    </w:p>
    <w:p w14:paraId="737DEA38" w14:textId="77777777" w:rsidR="00E324CC" w:rsidRDefault="00000000">
      <w:pPr>
        <w:rPr>
          <w:rFonts w:ascii="Times New Roman" w:hAnsi="Times New Roman"/>
          <w:sz w:val="22"/>
          <w:szCs w:val="22"/>
        </w:rPr>
      </w:pPr>
      <w:r>
        <w:rPr>
          <w:rFonts w:ascii="Times New Roman" w:hAnsi="Times New Roman"/>
          <w:sz w:val="22"/>
          <w:szCs w:val="22"/>
        </w:rPr>
        <w:tab/>
        <w:t>B’zait su m</w:t>
      </w:r>
      <w:r>
        <w:rPr>
          <w:rFonts w:ascii="Times New Roman" w:hAnsi="Times New Roman"/>
          <w:color w:val="000000"/>
          <w:sz w:val="22"/>
          <w:szCs w:val="22"/>
        </w:rPr>
        <w:t>è. Taie si yiaen d’vant</w:t>
      </w:r>
    </w:p>
    <w:p w14:paraId="408F61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sz w:val="22"/>
          <w:szCs w:val="22"/>
        </w:rPr>
        <w:t>Qu’</w:t>
      </w:r>
      <w:r>
        <w:rPr>
          <w:rFonts w:ascii="Times New Roman" w:hAnsi="Times New Roman"/>
          <w:color w:val="000000"/>
          <w:sz w:val="22"/>
          <w:szCs w:val="22"/>
        </w:rPr>
        <w:t>la pu vive aiele du r’paiement aie lourde</w:t>
      </w:r>
    </w:p>
    <w:p w14:paraId="579A63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t’attrapai; j’voudrais qu’ t’erais meritai mouains</w:t>
      </w:r>
    </w:p>
    <w:p w14:paraId="58E42C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que l’paiement erait etai a livè auve tez actions</w:t>
      </w:r>
    </w:p>
    <w:p w14:paraId="447CB87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mè a te r’mersyai tout shu qu’ j’ait a dire</w:t>
      </w:r>
    </w:p>
    <w:p w14:paraId="7FBC76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Tu merite pu qu’ tout shu qui peut eaet payi</w:t>
      </w:r>
    </w:p>
    <w:p w14:paraId="7C0BC65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L’devoir et la loyautai que j’deis</w:t>
      </w:r>
    </w:p>
    <w:p w14:paraId="6AC504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la faire se paie ielle meme. La partie d’vot majestai</w:t>
      </w:r>
    </w:p>
    <w:p w14:paraId="23467C3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de r’kiyiè nos devoirs; et nos devoirs</w:t>
      </w:r>
    </w:p>
    <w:p w14:paraId="62184E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Sont a vot throne et etait efants et valets;</w:t>
      </w:r>
    </w:p>
    <w:p w14:paraId="599AB6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i n’font qu’leux devoir en faizant tout</w:t>
      </w:r>
    </w:p>
    <w:p w14:paraId="1F56F7C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Sauf pour votre amieti et honneur.</w:t>
      </w:r>
    </w:p>
    <w:p w14:paraId="666C737E" w14:textId="77777777" w:rsidR="00E324CC" w:rsidRDefault="00000000">
      <w:pPr>
        <w:rPr>
          <w:rFonts w:ascii="Times New Roman" w:hAnsi="Times New Roman"/>
          <w:sz w:val="22"/>
          <w:szCs w:val="22"/>
        </w:rPr>
      </w:pPr>
      <w:r>
        <w:rPr>
          <w:rFonts w:ascii="Times New Roman" w:hAnsi="Times New Roman"/>
          <w:color w:val="000000"/>
          <w:sz w:val="22"/>
          <w:szCs w:val="22"/>
        </w:rPr>
        <w:t xml:space="preserve">Dun: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Biaen v’nu ichin</w:t>
      </w:r>
    </w:p>
    <w:p w14:paraId="69979FA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J’ait c’menchi a t’pyantai et travallerait</w:t>
      </w:r>
    </w:p>
    <w:p w14:paraId="78D5E0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te faire produire ardi. Noblle Banquo,</w:t>
      </w:r>
    </w:p>
    <w:p w14:paraId="401380B9" w14:textId="77777777" w:rsidR="00E324CC" w:rsidRDefault="00000000">
      <w:pPr>
        <w:rPr>
          <w:rFonts w:ascii="Times New Roman" w:hAnsi="Times New Roman"/>
          <w:sz w:val="22"/>
          <w:szCs w:val="22"/>
        </w:rPr>
      </w:pPr>
      <w:r>
        <w:rPr>
          <w:rFonts w:ascii="Times New Roman" w:hAnsi="Times New Roman"/>
          <w:color w:val="000000"/>
          <w:sz w:val="22"/>
          <w:szCs w:val="22"/>
        </w:rPr>
        <w:tab/>
        <w:t>Tu n’as pouin mouains meritai, ni n’eras pouin couneux</w:t>
      </w:r>
    </w:p>
    <w:p w14:paraId="473DFF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en avè fait mouains, laque me t’embrachié</w:t>
      </w:r>
    </w:p>
    <w:p w14:paraId="307C66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té t’ni a men coeur.</w:t>
      </w:r>
    </w:p>
    <w:p w14:paraId="2F84FD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si j’crait la</w:t>
      </w:r>
    </w:p>
    <w:p w14:paraId="1C0EE5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recolte s’ra pour vou.</w:t>
      </w:r>
    </w:p>
    <w:p w14:paraId="028F44D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Dun:</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Toutes laie jouaies qu’ j’ait</w:t>
      </w:r>
    </w:p>
    <w:p w14:paraId="4D4FEDA0" w14:textId="291B3354" w:rsidR="00E324CC" w:rsidRDefault="00000000">
      <w:pPr>
        <w:rPr>
          <w:rFonts w:ascii="Times New Roman" w:hAnsi="Times New Roman"/>
          <w:color w:val="000000"/>
          <w:sz w:val="22"/>
          <w:szCs w:val="22"/>
        </w:rPr>
      </w:pPr>
      <w:r>
        <w:rPr>
          <w:rFonts w:ascii="Times New Roman" w:hAnsi="Times New Roman"/>
          <w:color w:val="000000"/>
          <w:sz w:val="22"/>
          <w:szCs w:val="22"/>
        </w:rPr>
        <w:tab/>
        <w:t>Qu’ont un surpu d’pyaien, trache a leux muchi</w:t>
      </w:r>
      <w:r w:rsidR="008A0668">
        <w:rPr>
          <w:rFonts w:ascii="Times New Roman" w:hAnsi="Times New Roman"/>
          <w:color w:val="000000"/>
          <w:sz w:val="22"/>
          <w:szCs w:val="22"/>
        </w:rPr>
        <w:t>è</w:t>
      </w:r>
    </w:p>
    <w:p w14:paraId="0E5BFBF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 gouttes de paienes. Fis, parents, noblles,</w:t>
      </w:r>
    </w:p>
    <w:p w14:paraId="79DD8E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vou qu’ont laie pu hautes postes sachie</w:t>
      </w:r>
    </w:p>
    <w:p w14:paraId="43B228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j’metton notre etat su</w:t>
      </w:r>
    </w:p>
    <w:p w14:paraId="24BE79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Not pu vier, Malcolm, que j’nommon depie oshteure</w:t>
      </w:r>
    </w:p>
    <w:p w14:paraId="3A4495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prince de Cumberland; de qui honneur</w:t>
      </w:r>
    </w:p>
    <w:p w14:paraId="742445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seulemaen su li que j’en metton,</w:t>
      </w:r>
    </w:p>
    <w:p w14:paraId="2E8137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merques de nobilitai, comme dez etelles, s’rons veuzes</w:t>
      </w:r>
    </w:p>
    <w:p w14:paraId="2E3C5EB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tous qui l’merite. D’ichin a Inverness,</w:t>
      </w:r>
    </w:p>
    <w:p w14:paraId="5D0A1AB9" w14:textId="138CE6CC" w:rsidR="00E324CC" w:rsidRDefault="00000000">
      <w:pPr>
        <w:rPr>
          <w:rFonts w:ascii="Times New Roman" w:hAnsi="Times New Roman"/>
          <w:color w:val="000000"/>
          <w:sz w:val="22"/>
          <w:szCs w:val="22"/>
        </w:rPr>
      </w:pPr>
      <w:r>
        <w:rPr>
          <w:rFonts w:ascii="Times New Roman" w:hAnsi="Times New Roman"/>
          <w:color w:val="000000"/>
          <w:sz w:val="22"/>
          <w:szCs w:val="22"/>
        </w:rPr>
        <w:tab/>
        <w:t>Pour vou yai pu cher a no</w:t>
      </w:r>
      <w:r w:rsidR="009760E3">
        <w:rPr>
          <w:rFonts w:ascii="Times New Roman" w:hAnsi="Times New Roman"/>
          <w:color w:val="000000"/>
          <w:sz w:val="22"/>
          <w:szCs w:val="22"/>
        </w:rPr>
        <w:t>n</w:t>
      </w:r>
      <w:r>
        <w:rPr>
          <w:rFonts w:ascii="Times New Roman" w:hAnsi="Times New Roman"/>
          <w:color w:val="000000"/>
          <w:sz w:val="22"/>
          <w:szCs w:val="22"/>
        </w:rPr>
        <w:t>.</w:t>
      </w:r>
    </w:p>
    <w:p w14:paraId="67B004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L’restant aie travats, qui naie pouin fait pour vou:</w:t>
      </w:r>
    </w:p>
    <w:p w14:paraId="66A1B05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 s’rait m’saghiè mè meme et f’rait fiere </w:t>
      </w:r>
    </w:p>
    <w:p w14:paraId="63F63C6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L’oraeille de ma femme par </w:t>
      </w:r>
      <w:commentRangeStart w:id="18"/>
      <w:commentRangeStart w:id="19"/>
      <w:r>
        <w:rPr>
          <w:rFonts w:ascii="Times New Roman" w:hAnsi="Times New Roman"/>
          <w:color w:val="000000"/>
          <w:sz w:val="22"/>
          <w:szCs w:val="22"/>
        </w:rPr>
        <w:t>vou a apperchié;</w:t>
      </w:r>
      <w:commentRangeEnd w:id="18"/>
      <w:r w:rsidR="00F74AE7">
        <w:rPr>
          <w:rStyle w:val="CommentReference"/>
          <w:rFonts w:cs="Mangal"/>
        </w:rPr>
        <w:commentReference w:id="18"/>
      </w:r>
      <w:commentRangeEnd w:id="19"/>
      <w:r w:rsidR="00F74AE7">
        <w:rPr>
          <w:rStyle w:val="CommentReference"/>
          <w:rFonts w:cs="Mangal"/>
        </w:rPr>
        <w:commentReference w:id="19"/>
      </w:r>
    </w:p>
    <w:p w14:paraId="787792CE"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De qui humbyemaen j’vou quitte</w:t>
      </w:r>
    </w:p>
    <w:p w14:paraId="1E47D7C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Dun: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Men famaeux Cawdor!</w:t>
      </w:r>
    </w:p>
    <w:p w14:paraId="452ED4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[d’cotai] Le Prince de Cumberland! sh’aie la un pas </w:t>
      </w:r>
      <w:r>
        <w:rPr>
          <w:rFonts w:ascii="Times New Roman" w:hAnsi="Times New Roman"/>
          <w:color w:val="000000"/>
          <w:sz w:val="22"/>
          <w:szCs w:val="22"/>
        </w:rPr>
        <w:tab/>
      </w:r>
      <w:r>
        <w:rPr>
          <w:rFonts w:ascii="Times New Roman" w:hAnsi="Times New Roman"/>
          <w:color w:val="000000"/>
          <w:sz w:val="22"/>
          <w:szCs w:val="22"/>
        </w:rPr>
        <w:tab/>
      </w:r>
    </w:p>
    <w:p w14:paraId="308CA4B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qui i faut que j’kaie ou saute par dessus</w:t>
      </w:r>
    </w:p>
    <w:p w14:paraId="1E98F40D"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Car il aie a ma vée. Etelles, muchie vos </w:t>
      </w:r>
      <w:r>
        <w:rPr>
          <w:rFonts w:ascii="Times New Roman" w:hAnsi="Times New Roman"/>
          <w:sz w:val="22"/>
          <w:szCs w:val="22"/>
        </w:rPr>
        <w:t>faeux</w:t>
      </w:r>
      <w:r>
        <w:rPr>
          <w:rFonts w:ascii="Times New Roman" w:hAnsi="Times New Roman"/>
          <w:color w:val="000000"/>
          <w:sz w:val="22"/>
          <w:szCs w:val="22"/>
        </w:rPr>
        <w:t xml:space="preserve">! </w:t>
      </w:r>
    </w:p>
    <w:p w14:paraId="6CD76731" w14:textId="1F7EEC50" w:rsidR="00E324CC" w:rsidRDefault="00000000">
      <w:pPr>
        <w:rPr>
          <w:rFonts w:ascii="Times New Roman" w:hAnsi="Times New Roman"/>
          <w:sz w:val="22"/>
          <w:szCs w:val="22"/>
        </w:rPr>
      </w:pPr>
      <w:r>
        <w:rPr>
          <w:rFonts w:ascii="Times New Roman" w:hAnsi="Times New Roman"/>
          <w:color w:val="000000"/>
          <w:sz w:val="22"/>
          <w:szCs w:val="22"/>
        </w:rPr>
        <w:tab/>
        <w:t>Que l’jeur ne ve</w:t>
      </w:r>
      <w:r w:rsidR="00D9296C">
        <w:rPr>
          <w:rFonts w:ascii="Times New Roman" w:hAnsi="Times New Roman"/>
          <w:color w:val="000000"/>
          <w:sz w:val="22"/>
          <w:szCs w:val="22"/>
        </w:rPr>
        <w:t>è</w:t>
      </w:r>
      <w:r>
        <w:rPr>
          <w:rFonts w:ascii="Times New Roman" w:hAnsi="Times New Roman"/>
          <w:color w:val="000000"/>
          <w:sz w:val="22"/>
          <w:szCs w:val="22"/>
        </w:rPr>
        <w:t xml:space="preserve"> pouin maie ners et profonds d’sirs</w:t>
      </w:r>
    </w:p>
    <w:p w14:paraId="1E9EC627" w14:textId="244CEB91" w:rsidR="00E324CC" w:rsidRDefault="00000000">
      <w:pPr>
        <w:rPr>
          <w:rFonts w:ascii="Times New Roman" w:hAnsi="Times New Roman"/>
          <w:sz w:val="22"/>
          <w:szCs w:val="22"/>
        </w:rPr>
      </w:pPr>
      <w:r>
        <w:rPr>
          <w:rFonts w:ascii="Times New Roman" w:hAnsi="Times New Roman"/>
          <w:color w:val="000000"/>
          <w:sz w:val="22"/>
          <w:szCs w:val="22"/>
        </w:rPr>
        <w:tab/>
        <w:t>Que l’ieil cy</w:t>
      </w:r>
      <w:r w:rsidR="00F74AE7">
        <w:rPr>
          <w:rFonts w:ascii="Times New Roman" w:hAnsi="Times New Roman"/>
          <w:color w:val="000000"/>
          <w:sz w:val="22"/>
          <w:szCs w:val="22"/>
        </w:rPr>
        <w:t>i</w:t>
      </w:r>
      <w:r>
        <w:rPr>
          <w:rFonts w:ascii="Times New Roman" w:hAnsi="Times New Roman"/>
          <w:color w:val="000000"/>
          <w:sz w:val="22"/>
          <w:szCs w:val="22"/>
        </w:rPr>
        <w:t>nt</w:t>
      </w:r>
      <w:r w:rsidR="00D9296C">
        <w:rPr>
          <w:rFonts w:ascii="Times New Roman" w:hAnsi="Times New Roman"/>
          <w:color w:val="000000"/>
          <w:sz w:val="22"/>
          <w:szCs w:val="22"/>
        </w:rPr>
        <w:t>e</w:t>
      </w:r>
      <w:r>
        <w:rPr>
          <w:rFonts w:ascii="Times New Roman" w:hAnsi="Times New Roman"/>
          <w:color w:val="000000"/>
          <w:sz w:val="22"/>
          <w:szCs w:val="22"/>
        </w:rPr>
        <w:t xml:space="preserve"> a la maien acouare souagnon</w:t>
      </w:r>
    </w:p>
    <w:p w14:paraId="4C2489AE" w14:textId="35F5F072" w:rsidR="00E324CC" w:rsidRDefault="00000000">
      <w:pPr>
        <w:rPr>
          <w:rFonts w:ascii="Times New Roman" w:hAnsi="Times New Roman"/>
          <w:color w:val="000000"/>
          <w:sz w:val="22"/>
          <w:szCs w:val="22"/>
        </w:rPr>
      </w:pPr>
      <w:r>
        <w:rPr>
          <w:rFonts w:ascii="Times New Roman" w:hAnsi="Times New Roman"/>
          <w:color w:val="000000"/>
          <w:sz w:val="22"/>
          <w:szCs w:val="22"/>
        </w:rPr>
        <w:tab/>
        <w:t>Que l’ieil ve</w:t>
      </w:r>
      <w:r w:rsidR="00D9296C">
        <w:rPr>
          <w:rFonts w:ascii="Times New Roman" w:hAnsi="Times New Roman"/>
          <w:color w:val="000000"/>
          <w:sz w:val="22"/>
          <w:szCs w:val="22"/>
        </w:rPr>
        <w:t>è</w:t>
      </w:r>
      <w:r>
        <w:rPr>
          <w:rFonts w:ascii="Times New Roman" w:hAnsi="Times New Roman"/>
          <w:color w:val="000000"/>
          <w:sz w:val="22"/>
          <w:szCs w:val="22"/>
        </w:rPr>
        <w:t xml:space="preserve"> shu qui craiens un caoup fait</w:t>
      </w:r>
    </w:p>
    <w:p w14:paraId="30C2A4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363E6507" w14:textId="62EE3DFF" w:rsidR="00E324CC" w:rsidRDefault="00000000">
      <w:pPr>
        <w:rPr>
          <w:rFonts w:ascii="Times New Roman" w:hAnsi="Times New Roman"/>
          <w:sz w:val="22"/>
          <w:szCs w:val="22"/>
        </w:rPr>
      </w:pPr>
      <w:r>
        <w:rPr>
          <w:rFonts w:ascii="Times New Roman" w:hAnsi="Times New Roman"/>
          <w:color w:val="000000"/>
          <w:sz w:val="22"/>
          <w:szCs w:val="22"/>
        </w:rPr>
        <w:t xml:space="preserve">Dun: Sh’aie vrai, </w:t>
      </w:r>
      <w:r>
        <w:rPr>
          <w:rFonts w:ascii="Times New Roman" w:hAnsi="Times New Roman"/>
          <w:sz w:val="22"/>
          <w:szCs w:val="22"/>
        </w:rPr>
        <w:t>famaeu</w:t>
      </w:r>
      <w:r w:rsidR="00F74AE7">
        <w:rPr>
          <w:rFonts w:ascii="Times New Roman" w:hAnsi="Times New Roman"/>
          <w:sz w:val="22"/>
          <w:szCs w:val="22"/>
        </w:rPr>
        <w:t>x</w:t>
      </w:r>
      <w:r>
        <w:rPr>
          <w:rFonts w:ascii="Times New Roman" w:hAnsi="Times New Roman"/>
          <w:sz w:val="22"/>
          <w:szCs w:val="22"/>
        </w:rPr>
        <w:t>e</w:t>
      </w:r>
      <w:r>
        <w:rPr>
          <w:rFonts w:ascii="Times New Roman" w:hAnsi="Times New Roman"/>
          <w:color w:val="CE181E"/>
          <w:sz w:val="22"/>
          <w:szCs w:val="22"/>
        </w:rPr>
        <w:t xml:space="preserve"> </w:t>
      </w:r>
      <w:r>
        <w:rPr>
          <w:rFonts w:ascii="Times New Roman" w:hAnsi="Times New Roman"/>
          <w:sz w:val="22"/>
          <w:szCs w:val="22"/>
        </w:rPr>
        <w:t>Banquo; il aie autant couaraghaeu</w:t>
      </w:r>
      <w:r w:rsidR="00F74AE7">
        <w:rPr>
          <w:rFonts w:ascii="Times New Roman" w:hAnsi="Times New Roman"/>
          <w:sz w:val="22"/>
          <w:szCs w:val="22"/>
        </w:rPr>
        <w:t>x</w:t>
      </w:r>
    </w:p>
    <w:p w14:paraId="12B68F38" w14:textId="68CD44DD" w:rsidR="00E324CC" w:rsidRDefault="00000000">
      <w:pPr>
        <w:rPr>
          <w:rFonts w:ascii="Times New Roman" w:hAnsi="Times New Roman"/>
          <w:color w:val="000000"/>
          <w:sz w:val="22"/>
          <w:szCs w:val="22"/>
        </w:rPr>
      </w:pPr>
      <w:r>
        <w:rPr>
          <w:rFonts w:ascii="Times New Roman" w:hAnsi="Times New Roman"/>
          <w:color w:val="000000"/>
          <w:sz w:val="22"/>
          <w:szCs w:val="22"/>
        </w:rPr>
        <w:tab/>
        <w:t>Et par sa gloua</w:t>
      </w:r>
      <w:r w:rsidR="00F74AE7">
        <w:rPr>
          <w:rFonts w:ascii="Times New Roman" w:hAnsi="Times New Roman"/>
          <w:color w:val="000000"/>
          <w:sz w:val="22"/>
          <w:szCs w:val="22"/>
        </w:rPr>
        <w:t>i</w:t>
      </w:r>
      <w:r>
        <w:rPr>
          <w:rFonts w:ascii="Times New Roman" w:hAnsi="Times New Roman"/>
          <w:color w:val="000000"/>
          <w:sz w:val="22"/>
          <w:szCs w:val="22"/>
        </w:rPr>
        <w:t>re je sie nourri;</w:t>
      </w:r>
    </w:p>
    <w:p w14:paraId="00A10A60" w14:textId="603A9F0B" w:rsidR="00E324CC" w:rsidRDefault="00000000">
      <w:pPr>
        <w:rPr>
          <w:rFonts w:ascii="Times New Roman" w:hAnsi="Times New Roman"/>
          <w:color w:val="000000"/>
          <w:sz w:val="22"/>
          <w:szCs w:val="22"/>
        </w:rPr>
      </w:pPr>
      <w:r>
        <w:rPr>
          <w:rFonts w:ascii="Times New Roman" w:hAnsi="Times New Roman"/>
          <w:color w:val="000000"/>
          <w:sz w:val="22"/>
          <w:szCs w:val="22"/>
        </w:rPr>
        <w:tab/>
        <w:t>Sh’aie un fr</w:t>
      </w:r>
      <w:r w:rsidR="00F74AE7">
        <w:rPr>
          <w:rFonts w:ascii="Times New Roman" w:hAnsi="Times New Roman"/>
          <w:color w:val="000000"/>
          <w:sz w:val="22"/>
          <w:szCs w:val="22"/>
        </w:rPr>
        <w:t>i</w:t>
      </w:r>
      <w:r>
        <w:rPr>
          <w:rFonts w:ascii="Times New Roman" w:hAnsi="Times New Roman"/>
          <w:color w:val="000000"/>
          <w:sz w:val="22"/>
          <w:szCs w:val="22"/>
        </w:rPr>
        <w:t>cot pour mè. I faut allai s</w:t>
      </w:r>
      <w:r w:rsidR="00F74AE7">
        <w:rPr>
          <w:rFonts w:ascii="Times New Roman" w:hAnsi="Times New Roman"/>
          <w:color w:val="000000"/>
          <w:sz w:val="22"/>
          <w:szCs w:val="22"/>
        </w:rPr>
        <w:t>o</w:t>
      </w:r>
      <w:r>
        <w:rPr>
          <w:rFonts w:ascii="Times New Roman" w:hAnsi="Times New Roman"/>
          <w:color w:val="000000"/>
          <w:sz w:val="22"/>
          <w:szCs w:val="22"/>
        </w:rPr>
        <w:t>uventre</w:t>
      </w:r>
    </w:p>
    <w:p w14:paraId="3D17AC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l’souain aie parti d’vant pour nou faire biaen v’nus:</w:t>
      </w:r>
    </w:p>
    <w:p w14:paraId="504A9A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un parent comme n’yaen a pouin.</w:t>
      </w:r>
    </w:p>
    <w:p w14:paraId="5912ABF3" w14:textId="43F449CE"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 [Soun</w:t>
      </w:r>
      <w:r w:rsidR="00F74AE7">
        <w:rPr>
          <w:rFonts w:ascii="Times New Roman" w:hAnsi="Times New Roman"/>
          <w:color w:val="000000"/>
          <w:sz w:val="22"/>
          <w:szCs w:val="22"/>
        </w:rPr>
        <w:t>r</w:t>
      </w:r>
      <w:r>
        <w:rPr>
          <w:rFonts w:ascii="Times New Roman" w:hAnsi="Times New Roman"/>
          <w:color w:val="000000"/>
          <w:sz w:val="22"/>
          <w:szCs w:val="22"/>
        </w:rPr>
        <w:t>ie. I sorte]</w:t>
      </w:r>
    </w:p>
    <w:p w14:paraId="3C5B6225" w14:textId="77777777" w:rsidR="00E324CC" w:rsidRDefault="00E324CC">
      <w:pPr>
        <w:rPr>
          <w:rFonts w:ascii="Times New Roman" w:hAnsi="Times New Roman"/>
          <w:color w:val="000000"/>
          <w:sz w:val="22"/>
          <w:szCs w:val="22"/>
        </w:rPr>
      </w:pPr>
    </w:p>
    <w:p w14:paraId="18D0E941" w14:textId="77777777" w:rsidR="00E324CC" w:rsidRDefault="00E324CC">
      <w:pPr>
        <w:rPr>
          <w:rFonts w:ascii="Times New Roman" w:hAnsi="Times New Roman"/>
          <w:color w:val="000000"/>
          <w:sz w:val="22"/>
          <w:szCs w:val="22"/>
        </w:rPr>
      </w:pPr>
    </w:p>
    <w:p w14:paraId="219124DA" w14:textId="21337CBB"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Scene 5. </w:t>
      </w:r>
      <w:r>
        <w:rPr>
          <w:rFonts w:ascii="Times New Roman" w:hAnsi="Times New Roman"/>
          <w:color w:val="000000"/>
          <w:sz w:val="22"/>
          <w:szCs w:val="22"/>
        </w:rPr>
        <w:tab/>
        <w:t>Inverness. Un endr</w:t>
      </w:r>
      <w:r w:rsidR="00DD0644">
        <w:rPr>
          <w:rFonts w:ascii="Times New Roman" w:hAnsi="Times New Roman"/>
          <w:color w:val="000000"/>
          <w:sz w:val="22"/>
          <w:szCs w:val="22"/>
        </w:rPr>
        <w:t>è</w:t>
      </w:r>
      <w:r>
        <w:rPr>
          <w:rFonts w:ascii="Times New Roman" w:hAnsi="Times New Roman"/>
          <w:color w:val="000000"/>
          <w:sz w:val="22"/>
          <w:szCs w:val="22"/>
        </w:rPr>
        <w:t xml:space="preserve"> dans l’chat</w:t>
      </w:r>
      <w:r w:rsidR="00DD0644">
        <w:rPr>
          <w:rFonts w:ascii="Times New Roman" w:hAnsi="Times New Roman"/>
          <w:color w:val="000000"/>
          <w:sz w:val="22"/>
          <w:szCs w:val="22"/>
        </w:rPr>
        <w:t>è</w:t>
      </w:r>
      <w:r>
        <w:rPr>
          <w:rFonts w:ascii="Times New Roman" w:hAnsi="Times New Roman"/>
          <w:color w:val="000000"/>
          <w:sz w:val="22"/>
          <w:szCs w:val="22"/>
        </w:rPr>
        <w:t xml:space="preserve"> d’Macbeth.</w:t>
      </w:r>
    </w:p>
    <w:p w14:paraId="583F888D" w14:textId="77777777" w:rsidR="00E324CC" w:rsidRDefault="00E324CC">
      <w:pPr>
        <w:rPr>
          <w:rFonts w:ascii="Times New Roman" w:hAnsi="Times New Roman"/>
          <w:color w:val="000000"/>
          <w:sz w:val="22"/>
          <w:szCs w:val="22"/>
        </w:rPr>
      </w:pPr>
    </w:p>
    <w:p w14:paraId="18665C65" w14:textId="77777777" w:rsidR="00E324CC" w:rsidRDefault="00E324CC">
      <w:pPr>
        <w:rPr>
          <w:rFonts w:ascii="Times New Roman" w:hAnsi="Times New Roman"/>
          <w:color w:val="000000"/>
          <w:sz w:val="22"/>
          <w:szCs w:val="22"/>
        </w:rPr>
      </w:pPr>
    </w:p>
    <w:p w14:paraId="29F359FF"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Dame Macbeth, yièzant une lettre</w:t>
      </w:r>
    </w:p>
    <w:p w14:paraId="77D0542A" w14:textId="77777777" w:rsidR="00E324CC" w:rsidRDefault="00E324CC">
      <w:pPr>
        <w:rPr>
          <w:rFonts w:ascii="Times New Roman" w:hAnsi="Times New Roman"/>
          <w:color w:val="000000"/>
          <w:sz w:val="22"/>
          <w:szCs w:val="22"/>
        </w:rPr>
      </w:pPr>
    </w:p>
    <w:p w14:paraId="0E39C8DF" w14:textId="1FD136BA" w:rsidR="00E324CC" w:rsidRDefault="00000000">
      <w:pPr>
        <w:rPr>
          <w:rFonts w:ascii="Times New Roman" w:hAnsi="Times New Roman"/>
          <w:sz w:val="22"/>
          <w:szCs w:val="22"/>
        </w:rPr>
      </w:pPr>
      <w:r>
        <w:rPr>
          <w:rFonts w:ascii="Times New Roman" w:hAnsi="Times New Roman"/>
          <w:color w:val="000000"/>
          <w:sz w:val="22"/>
          <w:szCs w:val="22"/>
        </w:rPr>
        <w:t xml:space="preserve">Dame M: I m’trouvire </w:t>
      </w:r>
      <w:r>
        <w:rPr>
          <w:rFonts w:ascii="Times New Roman" w:hAnsi="Times New Roman"/>
          <w:sz w:val="22"/>
          <w:szCs w:val="22"/>
        </w:rPr>
        <w:t>la</w:t>
      </w:r>
      <w:r>
        <w:rPr>
          <w:rFonts w:ascii="Times New Roman" w:hAnsi="Times New Roman"/>
          <w:color w:val="000000"/>
          <w:sz w:val="22"/>
          <w:szCs w:val="22"/>
        </w:rPr>
        <w:t xml:space="preserve"> journaie dla victouaire; et j’at </w:t>
      </w:r>
      <w:r>
        <w:rPr>
          <w:rFonts w:ascii="Times New Roman" w:hAnsi="Times New Roman"/>
          <w:sz w:val="22"/>
          <w:szCs w:val="22"/>
        </w:rPr>
        <w:t>apprins</w:t>
      </w:r>
      <w:r>
        <w:rPr>
          <w:rFonts w:ascii="Times New Roman" w:hAnsi="Times New Roman"/>
          <w:color w:val="CE181E"/>
          <w:sz w:val="22"/>
          <w:szCs w:val="22"/>
        </w:rPr>
        <w:t xml:space="preserve"> </w:t>
      </w:r>
      <w:r>
        <w:rPr>
          <w:rFonts w:ascii="Times New Roman" w:hAnsi="Times New Roman"/>
          <w:sz w:val="22"/>
          <w:szCs w:val="22"/>
        </w:rPr>
        <w:t>par le miyeur rapport qu’ils ont pu dans yaeux qu’la couniesance humaiene. Quand j’brulaie de d’sir pour laie questiounai pu yiaen, i s’tournire en air et j’en laie r’vit pouin. Quand j’etais butai etonnai de shu qu’ j’avais oui i vint daie gens du rouai qui m’saluire tous ‘noblle d’Cawdor’; de qui auve shu titre la laie soeurs sorchi</w:t>
      </w:r>
      <w:r>
        <w:rPr>
          <w:rFonts w:ascii="Times New Roman" w:hAnsi="Times New Roman"/>
          <w:color w:val="000000"/>
          <w:sz w:val="22"/>
          <w:szCs w:val="22"/>
        </w:rPr>
        <w:t>ères m’avaie saluai et m’poussire acouare pu yiaen dans l’temps auve ‘Salut, rouai qui s’ra!’ Shunshin j’ait pensai qui fallait te l’dire, ma chere qui sharre ma grandeur, pour que tu n’perdisse pouin le deu</w:t>
      </w:r>
      <w:r w:rsidR="00CE7167">
        <w:rPr>
          <w:rFonts w:ascii="Times New Roman" w:hAnsi="Times New Roman"/>
          <w:color w:val="000000"/>
          <w:sz w:val="22"/>
          <w:szCs w:val="22"/>
        </w:rPr>
        <w:t>x</w:t>
      </w:r>
      <w:r>
        <w:rPr>
          <w:rFonts w:ascii="Times New Roman" w:hAnsi="Times New Roman"/>
          <w:color w:val="000000"/>
          <w:sz w:val="22"/>
          <w:szCs w:val="22"/>
        </w:rPr>
        <w:t xml:space="preserve"> d’te rejou</w:t>
      </w:r>
      <w:r w:rsidR="00CE7167">
        <w:rPr>
          <w:rFonts w:ascii="Times New Roman" w:hAnsi="Times New Roman"/>
          <w:color w:val="000000"/>
          <w:sz w:val="22"/>
          <w:szCs w:val="22"/>
        </w:rPr>
        <w:t>i</w:t>
      </w:r>
      <w:r>
        <w:rPr>
          <w:rFonts w:ascii="Times New Roman" w:hAnsi="Times New Roman"/>
          <w:color w:val="000000"/>
          <w:sz w:val="22"/>
          <w:szCs w:val="22"/>
        </w:rPr>
        <w:t>, par ne savè pouin la grandeur qui taie</w:t>
      </w:r>
      <w:r>
        <w:rPr>
          <w:rFonts w:ascii="Times New Roman" w:hAnsi="Times New Roman"/>
          <w:color w:val="CE181E"/>
          <w:sz w:val="22"/>
          <w:szCs w:val="22"/>
        </w:rPr>
        <w:t xml:space="preserve"> </w:t>
      </w:r>
      <w:r>
        <w:rPr>
          <w:rFonts w:ascii="Times New Roman" w:hAnsi="Times New Roman"/>
          <w:sz w:val="22"/>
          <w:szCs w:val="22"/>
        </w:rPr>
        <w:t>promise.</w:t>
      </w:r>
      <w:r>
        <w:rPr>
          <w:rFonts w:ascii="Times New Roman" w:hAnsi="Times New Roman"/>
          <w:color w:val="CE181E"/>
          <w:sz w:val="22"/>
          <w:szCs w:val="22"/>
        </w:rPr>
        <w:t xml:space="preserve"> </w:t>
      </w:r>
      <w:r>
        <w:rPr>
          <w:rFonts w:ascii="Times New Roman" w:hAnsi="Times New Roman"/>
          <w:color w:val="000000"/>
          <w:sz w:val="22"/>
          <w:szCs w:val="22"/>
        </w:rPr>
        <w:t>Met la su ten coeur, et adi.</w:t>
      </w:r>
    </w:p>
    <w:p w14:paraId="59DBBE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5E3B080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Glamis taie et Cawdor; et tu s’ras</w:t>
      </w:r>
    </w:p>
    <w:p w14:paraId="19AF50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qu’nou ta promis. Acouare j’craiens ta nature;</w:t>
      </w:r>
    </w:p>
    <w:p w14:paraId="75C16F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Al aie trop pyaiene du lait dla bontai humaiene</w:t>
      </w:r>
    </w:p>
    <w:p w14:paraId="18E984DA" w14:textId="77777777" w:rsidR="00E324CC" w:rsidRDefault="00000000">
      <w:pPr>
        <w:rPr>
          <w:rFonts w:ascii="Times New Roman" w:hAnsi="Times New Roman"/>
          <w:sz w:val="22"/>
          <w:szCs w:val="22"/>
        </w:rPr>
      </w:pPr>
      <w:r>
        <w:rPr>
          <w:rFonts w:ascii="Times New Roman" w:hAnsi="Times New Roman"/>
          <w:color w:val="000000"/>
          <w:sz w:val="22"/>
          <w:szCs w:val="22"/>
        </w:rPr>
        <w:tab/>
        <w:t>Pour saiezi l’miyeur ch’min; Tu pourrais eaet grand</w:t>
      </w:r>
    </w:p>
    <w:p w14:paraId="519A60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Taie ambitiaeux assai, mais i faut</w:t>
      </w:r>
    </w:p>
    <w:p w14:paraId="2A67CAE1" w14:textId="77777777" w:rsidR="00E324CC" w:rsidRDefault="00000000">
      <w:pPr>
        <w:rPr>
          <w:rFonts w:ascii="Times New Roman" w:hAnsi="Times New Roman"/>
          <w:sz w:val="22"/>
          <w:szCs w:val="22"/>
        </w:rPr>
      </w:pPr>
      <w:r>
        <w:rPr>
          <w:rFonts w:ascii="Times New Roman" w:hAnsi="Times New Roman"/>
          <w:color w:val="000000"/>
          <w:sz w:val="22"/>
          <w:szCs w:val="22"/>
        </w:rPr>
        <w:tab/>
        <w:t>Qu’la maladie y viaenne; Tu pourrais eaet elvai</w:t>
      </w:r>
    </w:p>
    <w:p w14:paraId="6ADEE6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Mais laie bel et biaen saient pour jouai faux; </w:t>
      </w:r>
    </w:p>
    <w:p w14:paraId="04339D76" w14:textId="382D4B6C" w:rsidR="00E324CC" w:rsidRDefault="00000000">
      <w:pPr>
        <w:rPr>
          <w:rFonts w:ascii="Times New Roman" w:hAnsi="Times New Roman"/>
          <w:color w:val="000000"/>
          <w:sz w:val="22"/>
          <w:szCs w:val="22"/>
        </w:rPr>
      </w:pPr>
      <w:r>
        <w:rPr>
          <w:rFonts w:ascii="Times New Roman" w:hAnsi="Times New Roman"/>
          <w:color w:val="000000"/>
          <w:sz w:val="22"/>
          <w:szCs w:val="22"/>
        </w:rPr>
        <w:tab/>
        <w:t>Acouare tu pourrais y gagni</w:t>
      </w:r>
      <w:r w:rsidR="00191FC9">
        <w:rPr>
          <w:rFonts w:ascii="Times New Roman" w:hAnsi="Times New Roman"/>
          <w:color w:val="000000"/>
          <w:sz w:val="22"/>
          <w:szCs w:val="22"/>
        </w:rPr>
        <w:t>è</w:t>
      </w:r>
      <w:r>
        <w:rPr>
          <w:rFonts w:ascii="Times New Roman" w:hAnsi="Times New Roman"/>
          <w:color w:val="000000"/>
          <w:sz w:val="22"/>
          <w:szCs w:val="22"/>
        </w:rPr>
        <w:t xml:space="preserve"> par t’erais, grand Glamis</w:t>
      </w:r>
    </w:p>
    <w:p w14:paraId="4B2C6F8A" w14:textId="3CB33D82" w:rsidR="00E324CC" w:rsidRDefault="00000000">
      <w:pPr>
        <w:rPr>
          <w:rFonts w:hint="eastAsia"/>
        </w:rPr>
      </w:pPr>
      <w:r>
        <w:rPr>
          <w:rFonts w:ascii="Times New Roman" w:hAnsi="Times New Roman"/>
          <w:color w:val="000000"/>
          <w:sz w:val="22"/>
          <w:szCs w:val="22"/>
        </w:rPr>
        <w:t xml:space="preserve"> </w:t>
      </w:r>
      <w:r>
        <w:rPr>
          <w:rFonts w:ascii="Times New Roman" w:hAnsi="Times New Roman"/>
          <w:color w:val="000000"/>
          <w:sz w:val="22"/>
          <w:szCs w:val="22"/>
        </w:rPr>
        <w:tab/>
        <w:t xml:space="preserve">Shu qui crie ‘chunna i faut qu’tu faishe </w:t>
      </w:r>
      <w:r w:rsidR="00E2143E">
        <w:rPr>
          <w:rFonts w:ascii="Times New Roman" w:hAnsi="Times New Roman"/>
          <w:color w:val="000000"/>
          <w:sz w:val="22"/>
          <w:szCs w:val="22"/>
        </w:rPr>
        <w:t>s’</w:t>
      </w:r>
      <w:r>
        <w:rPr>
          <w:rFonts w:ascii="Times New Roman" w:hAnsi="Times New Roman"/>
          <w:color w:val="000000"/>
          <w:sz w:val="22"/>
          <w:szCs w:val="22"/>
        </w:rPr>
        <w:t xml:space="preserve"> tu vors </w:t>
      </w:r>
      <w:r>
        <w:rPr>
          <w:rFonts w:ascii="Times New Roman" w:hAnsi="Times New Roman"/>
          <w:sz w:val="22"/>
          <w:szCs w:val="22"/>
        </w:rPr>
        <w:t>avé’;</w:t>
      </w:r>
    </w:p>
    <w:p w14:paraId="02BFD967" w14:textId="77777777" w:rsidR="00E324CC" w:rsidRDefault="00000000">
      <w:pPr>
        <w:rPr>
          <w:rFonts w:ascii="Times New Roman" w:hAnsi="Times New Roman"/>
          <w:sz w:val="22"/>
          <w:szCs w:val="22"/>
        </w:rPr>
      </w:pPr>
      <w:r>
        <w:rPr>
          <w:rFonts w:ascii="Times New Roman" w:hAnsi="Times New Roman"/>
          <w:color w:val="000000"/>
          <w:sz w:val="22"/>
          <w:szCs w:val="22"/>
        </w:rPr>
        <w:t xml:space="preserve"> </w:t>
      </w:r>
      <w:r>
        <w:rPr>
          <w:rFonts w:ascii="Times New Roman" w:hAnsi="Times New Roman"/>
          <w:color w:val="000000"/>
          <w:sz w:val="22"/>
          <w:szCs w:val="22"/>
        </w:rPr>
        <w:tab/>
      </w:r>
      <w:r>
        <w:rPr>
          <w:rFonts w:ascii="Times New Roman" w:hAnsi="Times New Roman"/>
          <w:sz w:val="22"/>
          <w:szCs w:val="22"/>
        </w:rPr>
        <w:t>Et shu qu’tu r’doute puz ou mouains a faire</w:t>
      </w:r>
    </w:p>
    <w:p w14:paraId="1503F6D9" w14:textId="77777777" w:rsidR="00E324CC" w:rsidRDefault="00000000">
      <w:pPr>
        <w:rPr>
          <w:rFonts w:ascii="Times New Roman" w:hAnsi="Times New Roman"/>
          <w:sz w:val="22"/>
          <w:szCs w:val="22"/>
        </w:rPr>
      </w:pPr>
      <w:r>
        <w:rPr>
          <w:rFonts w:ascii="Times New Roman" w:hAnsi="Times New Roman"/>
          <w:sz w:val="22"/>
          <w:szCs w:val="22"/>
        </w:rPr>
        <w:tab/>
        <w:t>Aie shu qui t’mettra</w:t>
      </w:r>
      <w:r>
        <w:rPr>
          <w:rFonts w:ascii="Times New Roman" w:hAnsi="Times New Roman"/>
          <w:color w:val="CE181E"/>
          <w:sz w:val="22"/>
          <w:szCs w:val="22"/>
        </w:rPr>
        <w:t xml:space="preserve"> </w:t>
      </w:r>
      <w:r>
        <w:rPr>
          <w:rFonts w:ascii="Times New Roman" w:hAnsi="Times New Roman"/>
          <w:sz w:val="22"/>
          <w:szCs w:val="22"/>
        </w:rPr>
        <w:t>ahaut. Viaen vite ichin</w:t>
      </w:r>
    </w:p>
    <w:p w14:paraId="54219FAD" w14:textId="77777777" w:rsidR="00E324CC" w:rsidRDefault="00000000">
      <w:pPr>
        <w:rPr>
          <w:rFonts w:ascii="Times New Roman" w:hAnsi="Times New Roman"/>
          <w:sz w:val="22"/>
          <w:szCs w:val="22"/>
        </w:rPr>
      </w:pPr>
      <w:r>
        <w:rPr>
          <w:rFonts w:ascii="Times New Roman" w:hAnsi="Times New Roman"/>
          <w:sz w:val="22"/>
          <w:szCs w:val="22"/>
        </w:rPr>
        <w:tab/>
        <w:t>Pour que j’peuve purai mn’espirit dans tn’oraeille</w:t>
      </w:r>
    </w:p>
    <w:p w14:paraId="28F78D36" w14:textId="77777777" w:rsidR="00E324CC" w:rsidRDefault="00000000">
      <w:pPr>
        <w:rPr>
          <w:rFonts w:ascii="Times New Roman" w:hAnsi="Times New Roman"/>
          <w:sz w:val="22"/>
          <w:szCs w:val="22"/>
        </w:rPr>
      </w:pPr>
      <w:r>
        <w:rPr>
          <w:rFonts w:ascii="Times New Roman" w:hAnsi="Times New Roman"/>
          <w:sz w:val="22"/>
          <w:szCs w:val="22"/>
        </w:rPr>
        <w:tab/>
        <w:t>Et te r’prendre auve le couarage d’ma langue</w:t>
      </w:r>
    </w:p>
    <w:p w14:paraId="3BF11088" w14:textId="77777777" w:rsidR="00E324CC" w:rsidRDefault="00000000">
      <w:pPr>
        <w:rPr>
          <w:rFonts w:ascii="Times New Roman" w:hAnsi="Times New Roman"/>
          <w:sz w:val="22"/>
          <w:szCs w:val="22"/>
        </w:rPr>
      </w:pPr>
      <w:r>
        <w:rPr>
          <w:rFonts w:ascii="Times New Roman" w:hAnsi="Times New Roman"/>
          <w:sz w:val="22"/>
          <w:szCs w:val="22"/>
        </w:rPr>
        <w:tab/>
        <w:t>De shu qui t’empaieche du cerclle d’or</w:t>
      </w:r>
    </w:p>
    <w:p w14:paraId="2A1408ED" w14:textId="77777777" w:rsidR="00E324CC" w:rsidRDefault="00000000">
      <w:pPr>
        <w:rPr>
          <w:rFonts w:ascii="Times New Roman" w:hAnsi="Times New Roman"/>
          <w:sz w:val="22"/>
          <w:szCs w:val="22"/>
        </w:rPr>
      </w:pPr>
      <w:r>
        <w:rPr>
          <w:rFonts w:ascii="Times New Roman" w:hAnsi="Times New Roman"/>
          <w:sz w:val="22"/>
          <w:szCs w:val="22"/>
        </w:rPr>
        <w:tab/>
        <w:t>Que le r’sort et l’aiegue hors dla nature parait vouyiè</w:t>
      </w:r>
    </w:p>
    <w:p w14:paraId="5DA72591" w14:textId="77777777" w:rsidR="00E324CC" w:rsidRDefault="00000000">
      <w:pPr>
        <w:rPr>
          <w:rFonts w:hint="eastAsia"/>
        </w:rPr>
      </w:pPr>
      <w:r>
        <w:rPr>
          <w:rFonts w:ascii="Times New Roman" w:hAnsi="Times New Roman"/>
          <w:sz w:val="22"/>
          <w:szCs w:val="22"/>
        </w:rPr>
        <w:tab/>
        <w:t>T’avè couronnai</w:t>
      </w:r>
      <w:r>
        <w:rPr>
          <w:rFonts w:ascii="Times New Roman" w:hAnsi="Times New Roman"/>
          <w:color w:val="CE181E"/>
          <w:sz w:val="22"/>
          <w:szCs w:val="22"/>
        </w:rPr>
        <w:t xml:space="preserve"> </w:t>
      </w:r>
      <w:r>
        <w:rPr>
          <w:rFonts w:ascii="Times New Roman" w:hAnsi="Times New Roman"/>
          <w:sz w:val="22"/>
          <w:szCs w:val="22"/>
        </w:rPr>
        <w:t>atou. Kaie ke</w:t>
      </w:r>
      <w:r>
        <w:rPr>
          <w:rFonts w:ascii="Times New Roman" w:hAnsi="Times New Roman"/>
          <w:color w:val="000000"/>
          <w:sz w:val="22"/>
          <w:szCs w:val="22"/>
        </w:rPr>
        <w:t>è vous nouvelles?</w:t>
      </w:r>
    </w:p>
    <w:p w14:paraId="705911BA" w14:textId="77777777" w:rsidR="00E324CC" w:rsidRDefault="00E324CC">
      <w:pPr>
        <w:rPr>
          <w:rFonts w:ascii="Times New Roman" w:hAnsi="Times New Roman"/>
          <w:color w:val="000000"/>
          <w:sz w:val="22"/>
          <w:szCs w:val="22"/>
        </w:rPr>
      </w:pPr>
    </w:p>
    <w:p w14:paraId="2409F58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un M’Saghié]</w:t>
      </w:r>
    </w:p>
    <w:p w14:paraId="2D1DC1C5" w14:textId="77777777" w:rsidR="00E324CC" w:rsidRDefault="00E324CC">
      <w:pPr>
        <w:rPr>
          <w:rFonts w:ascii="Times New Roman" w:hAnsi="Times New Roman"/>
          <w:color w:val="000000"/>
          <w:sz w:val="22"/>
          <w:szCs w:val="22"/>
        </w:rPr>
      </w:pPr>
    </w:p>
    <w:p w14:paraId="699F681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Msa: Le rouai s’en viaen ichin chti gniet</w:t>
      </w:r>
    </w:p>
    <w:p w14:paraId="236976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Dame M: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Taie troubyai de l’dire.</w:t>
      </w:r>
    </w:p>
    <w:p w14:paraId="1FF3EA2A" w14:textId="434B84CF"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Ten maitre </w:t>
      </w:r>
      <w:r w:rsidR="00E2143E">
        <w:rPr>
          <w:rFonts w:ascii="Times New Roman" w:hAnsi="Times New Roman"/>
          <w:color w:val="000000"/>
          <w:sz w:val="22"/>
          <w:szCs w:val="22"/>
        </w:rPr>
        <w:t>aie</w:t>
      </w:r>
      <w:r>
        <w:rPr>
          <w:rFonts w:ascii="Times New Roman" w:hAnsi="Times New Roman"/>
          <w:color w:val="000000"/>
          <w:sz w:val="22"/>
          <w:szCs w:val="22"/>
        </w:rPr>
        <w:t xml:space="preserve"> ti pouin auve li? kaie, donc qu’erait,</w:t>
      </w:r>
    </w:p>
    <w:p w14:paraId="6B6B02A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Informai ichin pour se preparai.</w:t>
      </w:r>
    </w:p>
    <w:p w14:paraId="0352BA9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Msa: Si vou pyait, il aie vrai: not noblle s’en viaen;</w:t>
      </w:r>
    </w:p>
    <w:p w14:paraId="17CDADA5" w14:textId="4332D835" w:rsidR="00E324CC" w:rsidRDefault="00000000">
      <w:pPr>
        <w:rPr>
          <w:rFonts w:ascii="Times New Roman" w:hAnsi="Times New Roman"/>
          <w:color w:val="000000"/>
          <w:sz w:val="22"/>
          <w:szCs w:val="22"/>
        </w:rPr>
      </w:pPr>
      <w:r>
        <w:rPr>
          <w:rFonts w:ascii="Times New Roman" w:hAnsi="Times New Roman"/>
          <w:color w:val="000000"/>
          <w:sz w:val="22"/>
          <w:szCs w:val="22"/>
        </w:rPr>
        <w:tab/>
        <w:t>Yun de maie gayards la d</w:t>
      </w:r>
      <w:r w:rsidR="00DD0644">
        <w:rPr>
          <w:rFonts w:ascii="Times New Roman" w:hAnsi="Times New Roman"/>
          <w:color w:val="000000"/>
          <w:sz w:val="22"/>
          <w:szCs w:val="22"/>
        </w:rPr>
        <w:t>è</w:t>
      </w:r>
      <w:r>
        <w:rPr>
          <w:rFonts w:ascii="Times New Roman" w:hAnsi="Times New Roman"/>
          <w:color w:val="000000"/>
          <w:sz w:val="22"/>
          <w:szCs w:val="22"/>
        </w:rPr>
        <w:t xml:space="preserve">vanchi </w:t>
      </w:r>
    </w:p>
    <w:p w14:paraId="488B44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quazi hors d’halaiene a paiene a peux</w:t>
      </w:r>
    </w:p>
    <w:p w14:paraId="21D182C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sz w:val="22"/>
          <w:szCs w:val="22"/>
        </w:rPr>
        <w:t>Faire</w:t>
      </w:r>
      <w:r>
        <w:rPr>
          <w:rFonts w:ascii="Times New Roman" w:hAnsi="Times New Roman"/>
          <w:color w:val="000000"/>
          <w:sz w:val="22"/>
          <w:szCs w:val="22"/>
        </w:rPr>
        <w:t xml:space="preserve"> ahaut sen m’sage.</w:t>
      </w:r>
    </w:p>
    <w:p w14:paraId="7D92F6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D M 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Qui seit servi ichin:</w:t>
      </w:r>
    </w:p>
    <w:p w14:paraId="0A175B0F" w14:textId="77777777" w:rsidR="00E324CC" w:rsidRDefault="00000000">
      <w:pPr>
        <w:rPr>
          <w:rFonts w:ascii="Times New Roman" w:hAnsi="Times New Roman"/>
          <w:sz w:val="22"/>
          <w:szCs w:val="22"/>
        </w:rPr>
      </w:pPr>
      <w:r>
        <w:rPr>
          <w:rFonts w:ascii="Times New Roman" w:hAnsi="Times New Roman"/>
          <w:color w:val="000000"/>
          <w:sz w:val="22"/>
          <w:szCs w:val="22"/>
        </w:rPr>
        <w:tab/>
        <w:t>Il apporte de grandes nouvelles. [Msaghiè sort]</w:t>
      </w:r>
    </w:p>
    <w:p w14:paraId="3D0CFF3A" w14:textId="77777777" w:rsidR="00E324CC" w:rsidRDefault="00000000">
      <w:pPr>
        <w:rPr>
          <w:rFonts w:ascii="Times New Roman" w:hAnsi="Times New Roman"/>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Le corbin meme a la </w:t>
      </w:r>
      <w:r>
        <w:rPr>
          <w:rFonts w:ascii="Times New Roman" w:hAnsi="Times New Roman"/>
          <w:sz w:val="22"/>
          <w:szCs w:val="22"/>
        </w:rPr>
        <w:t>rime</w:t>
      </w:r>
    </w:p>
    <w:p w14:paraId="36A8376D" w14:textId="109D4F62" w:rsidR="00E324CC" w:rsidRDefault="00000000">
      <w:pPr>
        <w:rPr>
          <w:rFonts w:ascii="Times New Roman" w:hAnsi="Times New Roman"/>
          <w:sz w:val="22"/>
          <w:szCs w:val="22"/>
        </w:rPr>
      </w:pPr>
      <w:r>
        <w:rPr>
          <w:rFonts w:ascii="Times New Roman" w:hAnsi="Times New Roman"/>
          <w:sz w:val="22"/>
          <w:szCs w:val="22"/>
        </w:rPr>
        <w:tab/>
        <w:t>Qui crie a Duncan a entrai dans cht’endr</w:t>
      </w:r>
      <w:r w:rsidR="003A6F9C">
        <w:rPr>
          <w:rFonts w:ascii="Times New Roman" w:hAnsi="Times New Roman"/>
          <w:sz w:val="22"/>
          <w:szCs w:val="22"/>
        </w:rPr>
        <w:t>è</w:t>
      </w:r>
      <w:r>
        <w:rPr>
          <w:rFonts w:ascii="Times New Roman" w:hAnsi="Times New Roman"/>
          <w:sz w:val="22"/>
          <w:szCs w:val="22"/>
        </w:rPr>
        <w:t xml:space="preserve"> ichin</w:t>
      </w:r>
    </w:p>
    <w:p w14:paraId="6E6324E4" w14:textId="77777777" w:rsidR="00E324CC" w:rsidRDefault="00000000">
      <w:pPr>
        <w:rPr>
          <w:rFonts w:ascii="Times New Roman" w:hAnsi="Times New Roman"/>
          <w:sz w:val="22"/>
          <w:szCs w:val="22"/>
        </w:rPr>
      </w:pPr>
      <w:r>
        <w:rPr>
          <w:rFonts w:ascii="Times New Roman" w:hAnsi="Times New Roman"/>
          <w:sz w:val="22"/>
          <w:szCs w:val="22"/>
        </w:rPr>
        <w:tab/>
        <w:t>Sous men faie. V’nais, v’nais, espirits</w:t>
      </w:r>
    </w:p>
    <w:p w14:paraId="6C8B25ED" w14:textId="77777777" w:rsidR="00E324CC" w:rsidRDefault="00000000">
      <w:pPr>
        <w:rPr>
          <w:rFonts w:ascii="Times New Roman" w:hAnsi="Times New Roman"/>
          <w:sz w:val="22"/>
          <w:szCs w:val="22"/>
        </w:rPr>
      </w:pPr>
      <w:r>
        <w:rPr>
          <w:rFonts w:ascii="Times New Roman" w:hAnsi="Times New Roman"/>
          <w:sz w:val="22"/>
          <w:szCs w:val="22"/>
        </w:rPr>
        <w:tab/>
        <w:t>Qui servai laie pensaies mortelles! hahlai men coeur de femme,</w:t>
      </w:r>
    </w:p>
    <w:p w14:paraId="313AF2E7" w14:textId="77777777" w:rsidR="00E324CC" w:rsidRDefault="00000000">
      <w:pPr>
        <w:rPr>
          <w:rFonts w:hint="eastAsia"/>
        </w:rPr>
      </w:pPr>
      <w:r>
        <w:rPr>
          <w:rFonts w:ascii="Times New Roman" w:hAnsi="Times New Roman"/>
          <w:sz w:val="22"/>
          <w:szCs w:val="22"/>
        </w:rPr>
        <w:tab/>
        <w:t>Et empyai</w:t>
      </w:r>
      <w:r>
        <w:rPr>
          <w:rFonts w:ascii="Times New Roman" w:hAnsi="Times New Roman"/>
          <w:color w:val="CE181E"/>
          <w:sz w:val="22"/>
          <w:szCs w:val="22"/>
        </w:rPr>
        <w:t xml:space="preserve"> </w:t>
      </w:r>
      <w:r>
        <w:rPr>
          <w:rFonts w:ascii="Times New Roman" w:hAnsi="Times New Roman"/>
          <w:sz w:val="22"/>
          <w:szCs w:val="22"/>
        </w:rPr>
        <w:t>m</w:t>
      </w:r>
      <w:r>
        <w:rPr>
          <w:rFonts w:ascii="Times New Roman" w:hAnsi="Times New Roman"/>
          <w:color w:val="000000"/>
          <w:sz w:val="22"/>
          <w:szCs w:val="22"/>
        </w:rPr>
        <w:t>è depie la tete un talon toute fine pyaiene</w:t>
      </w:r>
    </w:p>
    <w:p w14:paraId="3D8560DC" w14:textId="77777777" w:rsidR="00E324CC" w:rsidRDefault="00000000">
      <w:pPr>
        <w:rPr>
          <w:rFonts w:ascii="Times New Roman" w:hAnsi="Times New Roman"/>
          <w:sz w:val="22"/>
          <w:szCs w:val="22"/>
        </w:rPr>
      </w:pPr>
      <w:r>
        <w:rPr>
          <w:rFonts w:ascii="Times New Roman" w:hAnsi="Times New Roman"/>
          <w:color w:val="CE181E"/>
          <w:sz w:val="22"/>
          <w:szCs w:val="22"/>
        </w:rPr>
        <w:tab/>
      </w:r>
      <w:r>
        <w:rPr>
          <w:rFonts w:ascii="Times New Roman" w:hAnsi="Times New Roman"/>
          <w:sz w:val="22"/>
          <w:szCs w:val="22"/>
        </w:rPr>
        <w:t>Dla</w:t>
      </w:r>
      <w:r>
        <w:rPr>
          <w:rFonts w:ascii="Times New Roman" w:hAnsi="Times New Roman"/>
          <w:color w:val="000000"/>
          <w:sz w:val="22"/>
          <w:szCs w:val="22"/>
        </w:rPr>
        <w:t xml:space="preserve"> pu </w:t>
      </w:r>
      <w:r>
        <w:rPr>
          <w:rFonts w:ascii="Times New Roman" w:hAnsi="Times New Roman"/>
          <w:sz w:val="22"/>
          <w:szCs w:val="22"/>
        </w:rPr>
        <w:t xml:space="preserve">laie crieantai; Tournai men sang epais, </w:t>
      </w:r>
    </w:p>
    <w:p w14:paraId="40E1A2B3" w14:textId="77777777" w:rsidR="00E324CC" w:rsidRDefault="00000000">
      <w:pPr>
        <w:rPr>
          <w:rFonts w:ascii="Times New Roman" w:hAnsi="Times New Roman"/>
          <w:sz w:val="22"/>
          <w:szCs w:val="22"/>
        </w:rPr>
      </w:pPr>
      <w:r>
        <w:rPr>
          <w:rFonts w:ascii="Times New Roman" w:hAnsi="Times New Roman"/>
          <w:color w:val="CE181E"/>
          <w:sz w:val="22"/>
          <w:szCs w:val="22"/>
        </w:rPr>
        <w:tab/>
      </w:r>
      <w:r>
        <w:rPr>
          <w:rFonts w:ascii="Times New Roman" w:hAnsi="Times New Roman"/>
          <w:sz w:val="22"/>
          <w:szCs w:val="22"/>
        </w:rPr>
        <w:t xml:space="preserve">Etoupai laie passages et laie ch’mins dla conscience, </w:t>
      </w:r>
    </w:p>
    <w:p w14:paraId="2B2B9182" w14:textId="7DFB2C2D" w:rsidR="00E324CC" w:rsidRDefault="00000000">
      <w:pPr>
        <w:rPr>
          <w:rFonts w:hint="eastAsia"/>
        </w:rPr>
      </w:pPr>
      <w:r>
        <w:rPr>
          <w:rFonts w:ascii="Times New Roman" w:hAnsi="Times New Roman"/>
          <w:color w:val="CE181E"/>
          <w:sz w:val="22"/>
          <w:szCs w:val="22"/>
        </w:rPr>
        <w:tab/>
      </w:r>
      <w:r>
        <w:rPr>
          <w:rFonts w:ascii="Times New Roman" w:hAnsi="Times New Roman"/>
          <w:sz w:val="22"/>
          <w:szCs w:val="22"/>
        </w:rPr>
        <w:t xml:space="preserve">Qu’aucune daie civiles visites dla nature </w:t>
      </w:r>
    </w:p>
    <w:p w14:paraId="4179F1F5" w14:textId="77777777" w:rsidR="00E324CC" w:rsidRDefault="00000000">
      <w:pPr>
        <w:rPr>
          <w:rFonts w:hint="eastAsia"/>
        </w:rPr>
      </w:pPr>
      <w:r>
        <w:rPr>
          <w:rFonts w:ascii="Times New Roman" w:hAnsi="Times New Roman"/>
          <w:sz w:val="22"/>
          <w:szCs w:val="22"/>
        </w:rPr>
        <w:tab/>
        <w:t>N’shaque pouin men laid pyant m’garde la paix</w:t>
      </w:r>
      <w:r>
        <w:rPr>
          <w:rFonts w:ascii="Times New Roman" w:hAnsi="Times New Roman"/>
          <w:color w:val="CE181E"/>
          <w:sz w:val="22"/>
          <w:szCs w:val="22"/>
        </w:rPr>
        <w:t xml:space="preserve"> </w:t>
      </w:r>
      <w:r>
        <w:rPr>
          <w:rFonts w:ascii="Times New Roman" w:hAnsi="Times New Roman"/>
          <w:sz w:val="22"/>
          <w:szCs w:val="22"/>
        </w:rPr>
        <w:t>entre</w:t>
      </w:r>
    </w:p>
    <w:p w14:paraId="7E4413A6" w14:textId="27DAC8CA" w:rsidR="00E324CC" w:rsidRDefault="00000000">
      <w:pPr>
        <w:rPr>
          <w:rFonts w:ascii="Times New Roman" w:hAnsi="Times New Roman"/>
          <w:sz w:val="22"/>
          <w:szCs w:val="22"/>
        </w:rPr>
      </w:pPr>
      <w:r>
        <w:rPr>
          <w:rFonts w:ascii="Times New Roman" w:hAnsi="Times New Roman"/>
          <w:sz w:val="22"/>
          <w:szCs w:val="22"/>
        </w:rPr>
        <w:tab/>
        <w:t>L’effe</w:t>
      </w:r>
      <w:r w:rsidR="003A6F9C">
        <w:rPr>
          <w:rFonts w:ascii="Times New Roman" w:hAnsi="Times New Roman"/>
          <w:sz w:val="22"/>
          <w:szCs w:val="22"/>
        </w:rPr>
        <w:t>t</w:t>
      </w:r>
      <w:r>
        <w:rPr>
          <w:rFonts w:ascii="Times New Roman" w:hAnsi="Times New Roman"/>
          <w:sz w:val="22"/>
          <w:szCs w:val="22"/>
        </w:rPr>
        <w:t xml:space="preserve"> et la pensaie! V’nai a men saien d’femme</w:t>
      </w:r>
    </w:p>
    <w:p w14:paraId="14B2CABB" w14:textId="0F55AC67" w:rsidR="00E324CC" w:rsidRDefault="00000000">
      <w:pPr>
        <w:rPr>
          <w:rFonts w:hint="eastAsia"/>
        </w:rPr>
      </w:pPr>
      <w:r>
        <w:rPr>
          <w:rFonts w:ascii="Times New Roman" w:hAnsi="Times New Roman"/>
          <w:sz w:val="22"/>
          <w:szCs w:val="22"/>
        </w:rPr>
        <w:tab/>
        <w:t>Et p</w:t>
      </w:r>
      <w:r w:rsidR="00762BAB">
        <w:rPr>
          <w:rFonts w:ascii="Times New Roman" w:hAnsi="Times New Roman"/>
          <w:sz w:val="22"/>
          <w:szCs w:val="22"/>
        </w:rPr>
        <w:t>e</w:t>
      </w:r>
      <w:r>
        <w:rPr>
          <w:rFonts w:ascii="Times New Roman" w:hAnsi="Times New Roman"/>
          <w:sz w:val="22"/>
          <w:szCs w:val="22"/>
        </w:rPr>
        <w:t>rnai men lait pour du fiel ministres du meurtre,</w:t>
      </w:r>
    </w:p>
    <w:p w14:paraId="2A18327D" w14:textId="77777777" w:rsidR="00E324CC" w:rsidRDefault="00000000">
      <w:pPr>
        <w:rPr>
          <w:rFonts w:ascii="Times New Roman" w:hAnsi="Times New Roman"/>
          <w:sz w:val="22"/>
          <w:szCs w:val="22"/>
        </w:rPr>
      </w:pPr>
      <w:r>
        <w:rPr>
          <w:rFonts w:ascii="Times New Roman" w:hAnsi="Times New Roman"/>
          <w:sz w:val="22"/>
          <w:szCs w:val="22"/>
        </w:rPr>
        <w:tab/>
        <w:t>Par tout la ou’aie kou z’aites amnaies</w:t>
      </w:r>
    </w:p>
    <w:p w14:paraId="7D55B4FB" w14:textId="77777777" w:rsidR="00E324CC" w:rsidRDefault="00000000">
      <w:pPr>
        <w:rPr>
          <w:rFonts w:hint="eastAsia"/>
        </w:rPr>
      </w:pPr>
      <w:r>
        <w:rPr>
          <w:rFonts w:ascii="Times New Roman" w:hAnsi="Times New Roman"/>
          <w:sz w:val="22"/>
          <w:szCs w:val="22"/>
        </w:rPr>
        <w:tab/>
        <w:t>A servi su laie crimes</w:t>
      </w:r>
      <w:r>
        <w:rPr>
          <w:rFonts w:ascii="Times New Roman" w:hAnsi="Times New Roman"/>
          <w:color w:val="000000"/>
          <w:sz w:val="22"/>
          <w:szCs w:val="22"/>
        </w:rPr>
        <w:t xml:space="preserve"> dla nature! Viaen, epaisse gniet,</w:t>
      </w:r>
    </w:p>
    <w:p w14:paraId="5C0CFDA3" w14:textId="77777777" w:rsidR="00E324CC" w:rsidRDefault="00000000">
      <w:pPr>
        <w:rPr>
          <w:rFonts w:ascii="Times New Roman" w:hAnsi="Times New Roman"/>
          <w:color w:val="CE181E"/>
          <w:sz w:val="22"/>
          <w:szCs w:val="22"/>
        </w:rPr>
      </w:pPr>
      <w:r>
        <w:rPr>
          <w:rFonts w:ascii="Times New Roman" w:hAnsi="Times New Roman"/>
          <w:color w:val="000000"/>
          <w:sz w:val="22"/>
          <w:szCs w:val="22"/>
        </w:rPr>
        <w:tab/>
      </w:r>
      <w:r>
        <w:rPr>
          <w:rFonts w:ascii="Times New Roman" w:hAnsi="Times New Roman"/>
          <w:sz w:val="22"/>
          <w:szCs w:val="22"/>
        </w:rPr>
        <w:t>Et emplle</w:t>
      </w:r>
      <w:r>
        <w:rPr>
          <w:rFonts w:ascii="Times New Roman" w:hAnsi="Times New Roman"/>
          <w:color w:val="CE181E"/>
          <w:sz w:val="22"/>
          <w:szCs w:val="22"/>
        </w:rPr>
        <w:t xml:space="preserve"> </w:t>
      </w:r>
      <w:r>
        <w:rPr>
          <w:rFonts w:ascii="Times New Roman" w:hAnsi="Times New Roman"/>
          <w:sz w:val="22"/>
          <w:szCs w:val="22"/>
        </w:rPr>
        <w:t>te dla pu puante fumaie dl’enfer</w:t>
      </w:r>
    </w:p>
    <w:p w14:paraId="796B4B2D" w14:textId="64C395AD" w:rsidR="00E324CC" w:rsidRDefault="00000000">
      <w:pPr>
        <w:rPr>
          <w:rFonts w:ascii="Times New Roman" w:hAnsi="Times New Roman"/>
          <w:color w:val="CE181E"/>
          <w:sz w:val="22"/>
          <w:szCs w:val="22"/>
        </w:rPr>
      </w:pPr>
      <w:r>
        <w:rPr>
          <w:rFonts w:ascii="Times New Roman" w:hAnsi="Times New Roman"/>
          <w:sz w:val="22"/>
          <w:szCs w:val="22"/>
        </w:rPr>
        <w:tab/>
        <w:t>Pour que men cout</w:t>
      </w:r>
      <w:r w:rsidR="00762BAB">
        <w:rPr>
          <w:rFonts w:ascii="Times New Roman" w:hAnsi="Times New Roman"/>
          <w:sz w:val="22"/>
          <w:szCs w:val="22"/>
        </w:rPr>
        <w:t>è</w:t>
      </w:r>
      <w:r>
        <w:rPr>
          <w:rFonts w:ascii="Times New Roman" w:hAnsi="Times New Roman"/>
          <w:sz w:val="22"/>
          <w:szCs w:val="22"/>
        </w:rPr>
        <w:t>eguchi n’v</w:t>
      </w:r>
      <w:r>
        <w:rPr>
          <w:rFonts w:ascii="Times New Roman" w:hAnsi="Times New Roman"/>
          <w:color w:val="000000"/>
          <w:sz w:val="22"/>
          <w:szCs w:val="22"/>
        </w:rPr>
        <w:t>èe pouin sa blessaeure</w:t>
      </w:r>
    </w:p>
    <w:p w14:paraId="242FEBF2" w14:textId="3E51F8C5" w:rsidR="00E324CC" w:rsidRDefault="00000000">
      <w:pPr>
        <w:rPr>
          <w:rFonts w:ascii="Times New Roman" w:hAnsi="Times New Roman"/>
          <w:color w:val="000000"/>
          <w:sz w:val="22"/>
          <w:szCs w:val="22"/>
        </w:rPr>
      </w:pPr>
      <w:r>
        <w:rPr>
          <w:rFonts w:ascii="Times New Roman" w:hAnsi="Times New Roman"/>
          <w:color w:val="000000"/>
          <w:sz w:val="22"/>
          <w:szCs w:val="22"/>
        </w:rPr>
        <w:tab/>
        <w:t>Ni que l’cieil n’epi</w:t>
      </w:r>
      <w:r w:rsidR="00762BAB">
        <w:rPr>
          <w:rFonts w:ascii="Times New Roman" w:hAnsi="Times New Roman"/>
          <w:color w:val="000000"/>
          <w:sz w:val="22"/>
          <w:szCs w:val="22"/>
        </w:rPr>
        <w:t>e</w:t>
      </w:r>
      <w:r>
        <w:rPr>
          <w:rFonts w:ascii="Times New Roman" w:hAnsi="Times New Roman"/>
          <w:color w:val="000000"/>
          <w:sz w:val="22"/>
          <w:szCs w:val="22"/>
        </w:rPr>
        <w:t xml:space="preserve"> pouin a travers le linchaeut dla gniet</w:t>
      </w:r>
    </w:p>
    <w:p w14:paraId="5D7B5A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keryai ‘arraiete, arraiete!’ Grand Glamis! famaeux Cawdor! </w:t>
      </w:r>
    </w:p>
    <w:p w14:paraId="60438546" w14:textId="77777777" w:rsidR="00E324CC" w:rsidRDefault="00000000">
      <w:pPr>
        <w:rPr>
          <w:rFonts w:ascii="Times New Roman" w:hAnsi="Times New Roman"/>
          <w:color w:val="CE181E"/>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[Macbeth entre]</w:t>
      </w:r>
    </w:p>
    <w:p w14:paraId="195CB7B5" w14:textId="77777777" w:rsidR="00E324CC" w:rsidRDefault="00000000">
      <w:pPr>
        <w:rPr>
          <w:rFonts w:ascii="Times New Roman" w:hAnsi="Times New Roman"/>
          <w:sz w:val="22"/>
          <w:szCs w:val="22"/>
        </w:rPr>
      </w:pPr>
      <w:r>
        <w:rPr>
          <w:rFonts w:ascii="Times New Roman" w:hAnsi="Times New Roman"/>
          <w:sz w:val="22"/>
          <w:szCs w:val="22"/>
        </w:rPr>
        <w:tab/>
        <w:t>Pu grand qu’laie daeux par le salut pour pu tard!</w:t>
      </w:r>
    </w:p>
    <w:p w14:paraId="1500561A" w14:textId="77777777" w:rsidR="00E324CC" w:rsidRDefault="00000000">
      <w:pPr>
        <w:rPr>
          <w:rFonts w:ascii="Times New Roman" w:hAnsi="Times New Roman"/>
          <w:sz w:val="22"/>
          <w:szCs w:val="22"/>
        </w:rPr>
      </w:pPr>
      <w:r>
        <w:rPr>
          <w:rFonts w:ascii="Times New Roman" w:hAnsi="Times New Roman"/>
          <w:sz w:val="22"/>
          <w:szCs w:val="22"/>
        </w:rPr>
        <w:tab/>
        <w:t>Taie lettres m’ont portaie en t’hors</w:t>
      </w:r>
    </w:p>
    <w:p w14:paraId="48F3D187" w14:textId="69C17F1F" w:rsidR="00E324CC" w:rsidRDefault="00000000">
      <w:pPr>
        <w:rPr>
          <w:rFonts w:ascii="Times New Roman" w:hAnsi="Times New Roman"/>
          <w:sz w:val="22"/>
          <w:szCs w:val="22"/>
        </w:rPr>
      </w:pPr>
      <w:r>
        <w:rPr>
          <w:rFonts w:ascii="Times New Roman" w:hAnsi="Times New Roman"/>
          <w:sz w:val="22"/>
          <w:szCs w:val="22"/>
        </w:rPr>
        <w:tab/>
        <w:t>Du temps d’oshteure et j’me sens</w:t>
      </w:r>
    </w:p>
    <w:p w14:paraId="4CB9F6B8" w14:textId="77777777" w:rsidR="00E324CC" w:rsidRDefault="00000000">
      <w:pPr>
        <w:rPr>
          <w:rFonts w:ascii="Times New Roman" w:hAnsi="Times New Roman"/>
          <w:sz w:val="22"/>
          <w:szCs w:val="22"/>
        </w:rPr>
      </w:pPr>
      <w:r>
        <w:rPr>
          <w:rFonts w:ascii="Times New Roman" w:hAnsi="Times New Roman"/>
          <w:sz w:val="22"/>
          <w:szCs w:val="22"/>
        </w:rPr>
        <w:tab/>
        <w:t>L’avni su me oshteure.</w:t>
      </w:r>
    </w:p>
    <w:p w14:paraId="153AC00C" w14:textId="77777777" w:rsidR="00E324CC" w:rsidRDefault="00000000">
      <w:pPr>
        <w:rPr>
          <w:rFonts w:ascii="Times New Roman" w:hAnsi="Times New Roman"/>
          <w:sz w:val="22"/>
          <w:szCs w:val="22"/>
        </w:rPr>
      </w:pPr>
      <w:r>
        <w:rPr>
          <w:rFonts w:ascii="Times New Roman" w:hAnsi="Times New Roman"/>
          <w:sz w:val="22"/>
          <w:szCs w:val="22"/>
        </w:rPr>
        <w:t>Mac:</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Men cher amour,</w:t>
      </w:r>
    </w:p>
    <w:p w14:paraId="09E63F9D" w14:textId="77777777" w:rsidR="00E324CC" w:rsidRDefault="00000000">
      <w:pPr>
        <w:rPr>
          <w:rFonts w:ascii="Times New Roman" w:hAnsi="Times New Roman"/>
          <w:sz w:val="22"/>
          <w:szCs w:val="22"/>
        </w:rPr>
      </w:pPr>
      <w:r>
        <w:rPr>
          <w:rFonts w:ascii="Times New Roman" w:hAnsi="Times New Roman"/>
          <w:sz w:val="22"/>
          <w:szCs w:val="22"/>
        </w:rPr>
        <w:tab/>
        <w:t>Duncan s’en viaen ichin chti gniet.</w:t>
      </w:r>
    </w:p>
    <w:p w14:paraId="612326CD" w14:textId="77777777" w:rsidR="00E324CC" w:rsidRDefault="00000000">
      <w:pPr>
        <w:rPr>
          <w:rFonts w:ascii="Times New Roman" w:hAnsi="Times New Roman"/>
          <w:sz w:val="22"/>
          <w:szCs w:val="22"/>
        </w:rPr>
      </w:pPr>
      <w:r>
        <w:rPr>
          <w:rFonts w:ascii="Times New Roman" w:hAnsi="Times New Roman"/>
          <w:sz w:val="22"/>
          <w:szCs w:val="22"/>
        </w:rPr>
        <w:t>D M beth:</w:t>
      </w:r>
      <w:r>
        <w:rPr>
          <w:rFonts w:ascii="Times New Roman" w:hAnsi="Times New Roman"/>
          <w:sz w:val="22"/>
          <w:szCs w:val="22"/>
        </w:rPr>
        <w:tab/>
      </w:r>
      <w:r>
        <w:rPr>
          <w:rFonts w:ascii="Times New Roman" w:hAnsi="Times New Roman"/>
          <w:sz w:val="22"/>
          <w:szCs w:val="22"/>
        </w:rPr>
        <w:tab/>
        <w:t xml:space="preserve">Et quand </w:t>
      </w:r>
      <w:commentRangeStart w:id="20"/>
      <w:r>
        <w:rPr>
          <w:rFonts w:ascii="Times New Roman" w:hAnsi="Times New Roman"/>
          <w:sz w:val="22"/>
          <w:szCs w:val="22"/>
        </w:rPr>
        <w:t>taie</w:t>
      </w:r>
      <w:commentRangeEnd w:id="20"/>
      <w:r w:rsidR="00985C4C">
        <w:rPr>
          <w:rStyle w:val="CommentReference"/>
          <w:rFonts w:cs="Mangal"/>
        </w:rPr>
        <w:commentReference w:id="20"/>
      </w:r>
      <w:r>
        <w:rPr>
          <w:rFonts w:ascii="Times New Roman" w:hAnsi="Times New Roman"/>
          <w:sz w:val="22"/>
          <w:szCs w:val="22"/>
        </w:rPr>
        <w:t xml:space="preserve"> qui s’en va?</w:t>
      </w:r>
    </w:p>
    <w:p w14:paraId="1C946C3A" w14:textId="77777777" w:rsidR="00E324CC" w:rsidRDefault="00000000">
      <w:pPr>
        <w:rPr>
          <w:rFonts w:ascii="Times New Roman" w:hAnsi="Times New Roman"/>
          <w:sz w:val="22"/>
          <w:szCs w:val="22"/>
        </w:rPr>
      </w:pPr>
      <w:r>
        <w:rPr>
          <w:rFonts w:ascii="Times New Roman" w:hAnsi="Times New Roman"/>
          <w:sz w:val="22"/>
          <w:szCs w:val="22"/>
        </w:rPr>
        <w:t>Mac: D’maien, a shu qui dis</w:t>
      </w:r>
    </w:p>
    <w:p w14:paraId="0508BA2D" w14:textId="77777777" w:rsidR="00E324CC" w:rsidRDefault="00000000">
      <w:pPr>
        <w:rPr>
          <w:rFonts w:ascii="Times New Roman" w:hAnsi="Times New Roman"/>
          <w:sz w:val="22"/>
          <w:szCs w:val="22"/>
        </w:rPr>
      </w:pPr>
      <w:r>
        <w:rPr>
          <w:rFonts w:ascii="Times New Roman" w:hAnsi="Times New Roman"/>
          <w:sz w:val="22"/>
          <w:szCs w:val="22"/>
        </w:rPr>
        <w:t xml:space="preserve">D M beth: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O! jamais</w:t>
      </w:r>
    </w:p>
    <w:p w14:paraId="3ADB004D" w14:textId="3F36B522" w:rsidR="00E324CC" w:rsidRDefault="00000000">
      <w:pPr>
        <w:rPr>
          <w:rFonts w:ascii="Times New Roman" w:hAnsi="Times New Roman"/>
          <w:sz w:val="22"/>
          <w:szCs w:val="22"/>
        </w:rPr>
      </w:pPr>
      <w:r>
        <w:rPr>
          <w:rFonts w:ascii="Times New Roman" w:hAnsi="Times New Roman"/>
          <w:sz w:val="22"/>
          <w:szCs w:val="22"/>
        </w:rPr>
        <w:tab/>
        <w:t>S</w:t>
      </w:r>
      <w:r w:rsidR="00470609">
        <w:rPr>
          <w:rFonts w:ascii="Times New Roman" w:hAnsi="Times New Roman"/>
          <w:sz w:val="22"/>
          <w:szCs w:val="22"/>
        </w:rPr>
        <w:t>oleil</w:t>
      </w:r>
      <w:r>
        <w:rPr>
          <w:rFonts w:ascii="Times New Roman" w:hAnsi="Times New Roman"/>
          <w:sz w:val="22"/>
          <w:szCs w:val="22"/>
        </w:rPr>
        <w:t xml:space="preserve"> ne verra shu d’maien la.</w:t>
      </w:r>
    </w:p>
    <w:p w14:paraId="7EA76D66" w14:textId="77777777" w:rsidR="00E324CC" w:rsidRDefault="00000000">
      <w:pPr>
        <w:rPr>
          <w:rFonts w:ascii="Times New Roman" w:hAnsi="Times New Roman"/>
          <w:sz w:val="22"/>
          <w:szCs w:val="22"/>
        </w:rPr>
      </w:pPr>
      <w:r>
        <w:rPr>
          <w:rFonts w:ascii="Times New Roman" w:hAnsi="Times New Roman"/>
          <w:sz w:val="22"/>
          <w:szCs w:val="22"/>
        </w:rPr>
        <w:tab/>
        <w:t>Vot visage, men noblle, aie comme un livre ou’aie que lz’hommes</w:t>
      </w:r>
    </w:p>
    <w:p w14:paraId="781CE3AD" w14:textId="30CFB045" w:rsidR="00E324CC" w:rsidRDefault="00000000">
      <w:pPr>
        <w:rPr>
          <w:rFonts w:ascii="Times New Roman" w:hAnsi="Times New Roman"/>
          <w:sz w:val="22"/>
          <w:szCs w:val="22"/>
        </w:rPr>
      </w:pPr>
      <w:r>
        <w:rPr>
          <w:rFonts w:ascii="Times New Roman" w:hAnsi="Times New Roman"/>
          <w:sz w:val="22"/>
          <w:szCs w:val="22"/>
        </w:rPr>
        <w:tab/>
        <w:t>Peuve yaire de qu</w:t>
      </w:r>
      <w:r w:rsidR="00470609">
        <w:rPr>
          <w:rFonts w:ascii="Times New Roman" w:hAnsi="Times New Roman"/>
          <w:sz w:val="22"/>
          <w:szCs w:val="22"/>
        </w:rPr>
        <w:t>è</w:t>
      </w:r>
      <w:r>
        <w:rPr>
          <w:rFonts w:ascii="Times New Roman" w:hAnsi="Times New Roman"/>
          <w:sz w:val="22"/>
          <w:szCs w:val="22"/>
        </w:rPr>
        <w:t xml:space="preserve"> drole. Pour triqu</w:t>
      </w:r>
      <w:r>
        <w:rPr>
          <w:rFonts w:ascii="Times New Roman" w:hAnsi="Times New Roman"/>
          <w:color w:val="000000"/>
          <w:sz w:val="22"/>
          <w:szCs w:val="22"/>
        </w:rPr>
        <w:t>é l’temps</w:t>
      </w:r>
    </w:p>
    <w:p w14:paraId="07576D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Paraissie comme le temps; ayie l’biaen v’nu dans vot ieil,</w:t>
      </w:r>
    </w:p>
    <w:p w14:paraId="400A886F" w14:textId="5A08499C" w:rsidR="00E324CC" w:rsidRDefault="00000000">
      <w:pPr>
        <w:rPr>
          <w:rFonts w:ascii="Times New Roman" w:hAnsi="Times New Roman"/>
          <w:color w:val="000000"/>
          <w:sz w:val="22"/>
          <w:szCs w:val="22"/>
        </w:rPr>
      </w:pPr>
      <w:r>
        <w:rPr>
          <w:rFonts w:ascii="Times New Roman" w:hAnsi="Times New Roman"/>
          <w:color w:val="000000"/>
          <w:sz w:val="22"/>
          <w:szCs w:val="22"/>
        </w:rPr>
        <w:tab/>
        <w:t>Qu’vot maien, vot langue seit comme la fyieur innoch</w:t>
      </w:r>
      <w:r w:rsidR="00EE6CA9">
        <w:rPr>
          <w:rFonts w:ascii="Times New Roman" w:hAnsi="Times New Roman"/>
          <w:color w:val="000000"/>
          <w:sz w:val="22"/>
          <w:szCs w:val="22"/>
        </w:rPr>
        <w:t>e</w:t>
      </w:r>
      <w:r>
        <w:rPr>
          <w:rFonts w:ascii="Times New Roman" w:hAnsi="Times New Roman"/>
          <w:color w:val="000000"/>
          <w:sz w:val="22"/>
          <w:szCs w:val="22"/>
        </w:rPr>
        <w:t xml:space="preserve">nte, </w:t>
      </w:r>
    </w:p>
    <w:p w14:paraId="6F20DE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Mais saiyie l’serpent d’soue. L’siaen qui s’en viaen </w:t>
      </w:r>
    </w:p>
    <w:p w14:paraId="5B009AE3" w14:textId="0AFCCBA7" w:rsidR="00E324CC" w:rsidRDefault="00000000">
      <w:pPr>
        <w:rPr>
          <w:rFonts w:ascii="Times New Roman" w:hAnsi="Times New Roman"/>
          <w:sz w:val="22"/>
          <w:szCs w:val="22"/>
        </w:rPr>
      </w:pPr>
      <w:r>
        <w:rPr>
          <w:rFonts w:ascii="Times New Roman" w:hAnsi="Times New Roman"/>
          <w:color w:val="000000"/>
          <w:sz w:val="22"/>
          <w:szCs w:val="22"/>
        </w:rPr>
        <w:tab/>
        <w:t>I faut qui seit entert</w:t>
      </w:r>
      <w:r w:rsidR="00EE6CA9">
        <w:rPr>
          <w:rFonts w:ascii="Times New Roman" w:hAnsi="Times New Roman"/>
          <w:color w:val="000000"/>
          <w:sz w:val="22"/>
          <w:szCs w:val="22"/>
        </w:rPr>
        <w:t>i</w:t>
      </w:r>
      <w:r>
        <w:rPr>
          <w:rFonts w:ascii="Times New Roman" w:hAnsi="Times New Roman"/>
          <w:color w:val="000000"/>
          <w:sz w:val="22"/>
          <w:szCs w:val="22"/>
        </w:rPr>
        <w:t>ns; et vou mettrai</w:t>
      </w:r>
    </w:p>
    <w:p w14:paraId="4142DA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grande affaire de chti gniet entre maie maiens;</w:t>
      </w:r>
    </w:p>
    <w:p w14:paraId="3CBF40A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baidra a toutes nos nies et jours a v’ni </w:t>
      </w:r>
    </w:p>
    <w:p w14:paraId="10211D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D’eaet grands souveraiens et maitres de tout.</w:t>
      </w:r>
    </w:p>
    <w:p w14:paraId="617438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J’en pahleron pu yiaen.</w:t>
      </w:r>
    </w:p>
    <w:p w14:paraId="42A07BD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 beth: </w:t>
      </w:r>
      <w:r>
        <w:rPr>
          <w:rFonts w:ascii="Times New Roman" w:hAnsi="Times New Roman"/>
          <w:color w:val="000000"/>
          <w:sz w:val="22"/>
          <w:szCs w:val="22"/>
        </w:rPr>
        <w:tab/>
      </w:r>
      <w:r>
        <w:rPr>
          <w:rFonts w:ascii="Times New Roman" w:hAnsi="Times New Roman"/>
          <w:color w:val="000000"/>
          <w:sz w:val="22"/>
          <w:szCs w:val="22"/>
        </w:rPr>
        <w:tab/>
        <w:t>Seulemaen faizai bouanne mine;</w:t>
      </w:r>
    </w:p>
    <w:p w14:paraId="21BB1AA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Faveur changhie aie tourjoue r’doutaie. </w:t>
      </w:r>
    </w:p>
    <w:p w14:paraId="21FB5490" w14:textId="77777777" w:rsidR="00E324CC" w:rsidRDefault="00000000">
      <w:pPr>
        <w:rPr>
          <w:rFonts w:ascii="Times New Roman" w:hAnsi="Times New Roman"/>
          <w:sz w:val="22"/>
          <w:szCs w:val="22"/>
        </w:rPr>
      </w:pPr>
      <w:r>
        <w:rPr>
          <w:rFonts w:ascii="Times New Roman" w:hAnsi="Times New Roman"/>
          <w:color w:val="000000"/>
          <w:sz w:val="22"/>
          <w:szCs w:val="22"/>
        </w:rPr>
        <w:tab/>
        <w:t>Laquie tout l’restant a mé.</w:t>
      </w:r>
    </w:p>
    <w:p w14:paraId="41E7D980" w14:textId="77777777" w:rsidR="00E324CC" w:rsidRDefault="00000000">
      <w:pPr>
        <w:rPr>
          <w:rFonts w:ascii="Times New Roman" w:hAnsi="Times New Roman"/>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768FDE63" w14:textId="77777777" w:rsidR="00E324CC" w:rsidRDefault="00E324CC">
      <w:pPr>
        <w:rPr>
          <w:rFonts w:ascii="Times New Roman" w:hAnsi="Times New Roman"/>
          <w:color w:val="000000"/>
          <w:sz w:val="22"/>
          <w:szCs w:val="22"/>
        </w:rPr>
      </w:pPr>
    </w:p>
    <w:p w14:paraId="08536278" w14:textId="77777777" w:rsidR="00E324CC" w:rsidRDefault="00000000">
      <w:pPr>
        <w:jc w:val="center"/>
        <w:rPr>
          <w:rFonts w:ascii="Times New Roman" w:hAnsi="Times New Roman"/>
          <w:sz w:val="22"/>
          <w:szCs w:val="22"/>
        </w:rPr>
      </w:pPr>
      <w:r>
        <w:rPr>
          <w:rFonts w:ascii="Times New Roman" w:hAnsi="Times New Roman"/>
          <w:color w:val="000000"/>
          <w:sz w:val="22"/>
          <w:szCs w:val="22"/>
        </w:rPr>
        <w:t>Scene 6.</w:t>
      </w:r>
      <w:r>
        <w:rPr>
          <w:rFonts w:ascii="Times New Roman" w:hAnsi="Times New Roman"/>
          <w:color w:val="000000"/>
          <w:sz w:val="22"/>
          <w:szCs w:val="22"/>
        </w:rPr>
        <w:tab/>
        <w:t>L’meme. Endre l’chaté.</w:t>
      </w:r>
    </w:p>
    <w:p w14:paraId="01F55BA8" w14:textId="77777777" w:rsidR="00E324CC" w:rsidRDefault="00E324CC">
      <w:pPr>
        <w:rPr>
          <w:rFonts w:ascii="Times New Roman" w:hAnsi="Times New Roman"/>
          <w:color w:val="000000"/>
          <w:sz w:val="22"/>
          <w:szCs w:val="22"/>
        </w:rPr>
      </w:pPr>
    </w:p>
    <w:p w14:paraId="3CC9E923" w14:textId="77777777" w:rsidR="00E324CC" w:rsidRDefault="00000000">
      <w:pPr>
        <w:rPr>
          <w:rFonts w:hint="eastAsia"/>
        </w:rPr>
      </w:pPr>
      <w:r>
        <w:rPr>
          <w:rFonts w:ascii="Times New Roman" w:hAnsi="Times New Roman"/>
          <w:i/>
          <w:iCs/>
          <w:color w:val="000000"/>
          <w:sz w:val="22"/>
          <w:szCs w:val="22"/>
        </w:rPr>
        <w:t xml:space="preserve">Musique. </w:t>
      </w:r>
      <w:r>
        <w:rPr>
          <w:rFonts w:ascii="Times New Roman" w:hAnsi="Times New Roman"/>
          <w:color w:val="000000"/>
          <w:sz w:val="22"/>
          <w:szCs w:val="22"/>
        </w:rPr>
        <w:t xml:space="preserve">Valets d’Macbeth qui serve. </w:t>
      </w:r>
      <w:r>
        <w:rPr>
          <w:rFonts w:ascii="Times New Roman" w:hAnsi="Times New Roman"/>
          <w:color w:val="000000"/>
          <w:sz w:val="22"/>
          <w:szCs w:val="22"/>
        </w:rPr>
        <w:tab/>
        <w:t>Entre Duncan, Malcolm, Donalbain, Banquo, Lenox, Macduff, Rosse, Angus et autres.</w:t>
      </w:r>
    </w:p>
    <w:p w14:paraId="2901CAE5" w14:textId="77777777" w:rsidR="00E324CC" w:rsidRDefault="00E324CC">
      <w:pPr>
        <w:rPr>
          <w:rFonts w:ascii="Times New Roman" w:hAnsi="Times New Roman"/>
          <w:color w:val="000000"/>
          <w:sz w:val="22"/>
          <w:szCs w:val="22"/>
        </w:rPr>
      </w:pPr>
    </w:p>
    <w:p w14:paraId="44D1823E" w14:textId="77777777" w:rsidR="00E324CC" w:rsidRDefault="00000000">
      <w:pPr>
        <w:rPr>
          <w:rFonts w:hint="eastAsia"/>
        </w:rPr>
      </w:pPr>
      <w:r>
        <w:rPr>
          <w:rFonts w:ascii="Times New Roman" w:hAnsi="Times New Roman"/>
          <w:color w:val="000000"/>
          <w:sz w:val="22"/>
          <w:szCs w:val="22"/>
        </w:rPr>
        <w:t xml:space="preserve">Dun: Shu chaté </w:t>
      </w:r>
      <w:r>
        <w:rPr>
          <w:rFonts w:ascii="Times New Roman" w:hAnsi="Times New Roman"/>
          <w:sz w:val="22"/>
          <w:szCs w:val="22"/>
        </w:rPr>
        <w:t>i</w:t>
      </w:r>
      <w:r>
        <w:rPr>
          <w:rFonts w:ascii="Times New Roman" w:hAnsi="Times New Roman"/>
          <w:color w:val="000000"/>
          <w:sz w:val="22"/>
          <w:szCs w:val="22"/>
        </w:rPr>
        <w:t>chin a une belle veux l’a</w:t>
      </w:r>
      <w:r>
        <w:rPr>
          <w:rFonts w:ascii="Times New Roman" w:hAnsi="Times New Roman"/>
          <w:sz w:val="22"/>
          <w:szCs w:val="22"/>
        </w:rPr>
        <w:t>ir;</w:t>
      </w:r>
    </w:p>
    <w:p w14:paraId="347E5034" w14:textId="77777777" w:rsidR="00E324CC" w:rsidRDefault="00000000">
      <w:pPr>
        <w:rPr>
          <w:rFonts w:ascii="Times New Roman" w:hAnsi="Times New Roman"/>
          <w:sz w:val="22"/>
          <w:szCs w:val="22"/>
        </w:rPr>
      </w:pPr>
      <w:r>
        <w:rPr>
          <w:rFonts w:ascii="Times New Roman" w:hAnsi="Times New Roman"/>
          <w:sz w:val="22"/>
          <w:szCs w:val="22"/>
        </w:rPr>
        <w:tab/>
        <w:t xml:space="preserve">Vif et doux se r’c’mande li meme </w:t>
      </w:r>
    </w:p>
    <w:p w14:paraId="6CD79FE6" w14:textId="77777777" w:rsidR="00E324CC" w:rsidRDefault="00000000">
      <w:pPr>
        <w:rPr>
          <w:rFonts w:ascii="Times New Roman" w:hAnsi="Times New Roman"/>
          <w:sz w:val="22"/>
          <w:szCs w:val="22"/>
        </w:rPr>
      </w:pPr>
      <w:r>
        <w:rPr>
          <w:rFonts w:ascii="Times New Roman" w:hAnsi="Times New Roman"/>
          <w:sz w:val="22"/>
          <w:szCs w:val="22"/>
        </w:rPr>
        <w:tab/>
        <w:t>A nos civiles sens.</w:t>
      </w:r>
    </w:p>
    <w:p w14:paraId="271E1F8F" w14:textId="77777777" w:rsidR="00E324CC" w:rsidRDefault="00000000">
      <w:pPr>
        <w:rPr>
          <w:rFonts w:ascii="Times New Roman" w:hAnsi="Times New Roman"/>
          <w:sz w:val="22"/>
          <w:szCs w:val="22"/>
        </w:rPr>
      </w:pPr>
      <w:r>
        <w:rPr>
          <w:rFonts w:ascii="Times New Roman" w:hAnsi="Times New Roman"/>
          <w:sz w:val="22"/>
          <w:szCs w:val="22"/>
        </w:rPr>
        <w:t xml:space="preserve">Ban: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Shu viziteux ichin dl’etai,</w:t>
      </w:r>
    </w:p>
    <w:p w14:paraId="49AD8518" w14:textId="77777777" w:rsidR="00E324CC" w:rsidRDefault="00000000">
      <w:pPr>
        <w:rPr>
          <w:rFonts w:ascii="Times New Roman" w:hAnsi="Times New Roman"/>
          <w:sz w:val="22"/>
          <w:szCs w:val="22"/>
        </w:rPr>
      </w:pPr>
      <w:r>
        <w:rPr>
          <w:rFonts w:ascii="Times New Roman" w:hAnsi="Times New Roman"/>
          <w:sz w:val="22"/>
          <w:szCs w:val="22"/>
        </w:rPr>
        <w:tab/>
        <w:t>Cht’ hirondelle qui hante laie templles, prouve</w:t>
      </w:r>
    </w:p>
    <w:p w14:paraId="20D7C2E3" w14:textId="77777777" w:rsidR="00E324CC" w:rsidRDefault="00000000">
      <w:pPr>
        <w:rPr>
          <w:rFonts w:ascii="Times New Roman" w:hAnsi="Times New Roman"/>
          <w:sz w:val="22"/>
          <w:szCs w:val="22"/>
        </w:rPr>
      </w:pPr>
      <w:r>
        <w:rPr>
          <w:rFonts w:ascii="Times New Roman" w:hAnsi="Times New Roman"/>
          <w:sz w:val="22"/>
          <w:szCs w:val="22"/>
        </w:rPr>
        <w:tab/>
        <w:t>Par laie manoirs qu’al aieme que l’halaiene du cieil</w:t>
      </w:r>
    </w:p>
    <w:p w14:paraId="105C37CA" w14:textId="77777777" w:rsidR="00E324CC" w:rsidRDefault="00000000">
      <w:pPr>
        <w:rPr>
          <w:rFonts w:hint="eastAsia"/>
        </w:rPr>
      </w:pPr>
      <w:r>
        <w:rPr>
          <w:rFonts w:ascii="Times New Roman" w:hAnsi="Times New Roman"/>
          <w:color w:val="CE181E"/>
          <w:sz w:val="22"/>
          <w:szCs w:val="22"/>
        </w:rPr>
        <w:tab/>
      </w:r>
      <w:r>
        <w:rPr>
          <w:rFonts w:ascii="Times New Roman" w:hAnsi="Times New Roman"/>
          <w:sz w:val="22"/>
          <w:szCs w:val="22"/>
        </w:rPr>
        <w:t>Sent a bouan et fraiche ichin; pouin couain d’gouquère, ni roque,</w:t>
      </w:r>
    </w:p>
    <w:p w14:paraId="3CD4F223" w14:textId="77777777" w:rsidR="00E324CC" w:rsidRDefault="00000000">
      <w:pPr>
        <w:rPr>
          <w:rFonts w:ascii="Times New Roman" w:hAnsi="Times New Roman"/>
          <w:sz w:val="22"/>
          <w:szCs w:val="22"/>
        </w:rPr>
      </w:pPr>
      <w:r>
        <w:rPr>
          <w:rFonts w:ascii="Times New Roman" w:hAnsi="Times New Roman"/>
          <w:sz w:val="22"/>
          <w:szCs w:val="22"/>
        </w:rPr>
        <w:lastRenderedPageBreak/>
        <w:tab/>
        <w:t>Ni riaen ou’aie kal a peux sinon qu’shu mouisson la</w:t>
      </w:r>
    </w:p>
    <w:p w14:paraId="5059F391" w14:textId="64DD92C6" w:rsidR="00E324CC" w:rsidRDefault="00000000">
      <w:pPr>
        <w:rPr>
          <w:rFonts w:ascii="Times New Roman" w:hAnsi="Times New Roman"/>
          <w:sz w:val="22"/>
          <w:szCs w:val="22"/>
        </w:rPr>
      </w:pPr>
      <w:r>
        <w:rPr>
          <w:rFonts w:ascii="Times New Roman" w:hAnsi="Times New Roman"/>
          <w:sz w:val="22"/>
          <w:szCs w:val="22"/>
        </w:rPr>
        <w:tab/>
        <w:t>Ya pendu sen yie et l’bars d’sa famille: La ou’aie</w:t>
      </w:r>
      <w:commentRangeStart w:id="21"/>
      <w:r>
        <w:rPr>
          <w:rStyle w:val="EndnoteAnchor"/>
          <w:rFonts w:ascii="Times New Roman" w:hAnsi="Times New Roman"/>
          <w:sz w:val="22"/>
          <w:szCs w:val="22"/>
        </w:rPr>
        <w:endnoteReference w:id="3"/>
      </w:r>
      <w:commentRangeEnd w:id="21"/>
      <w:r w:rsidR="00191FC9">
        <w:rPr>
          <w:rStyle w:val="CommentReference"/>
          <w:rFonts w:cs="Mangal"/>
        </w:rPr>
        <w:commentReference w:id="21"/>
      </w:r>
    </w:p>
    <w:p w14:paraId="25E1ED20" w14:textId="77777777" w:rsidR="00E324CC" w:rsidRDefault="00000000">
      <w:pPr>
        <w:rPr>
          <w:rFonts w:ascii="Times New Roman" w:hAnsi="Times New Roman"/>
          <w:sz w:val="22"/>
          <w:szCs w:val="22"/>
        </w:rPr>
      </w:pPr>
      <w:r>
        <w:rPr>
          <w:rFonts w:ascii="Times New Roman" w:hAnsi="Times New Roman"/>
          <w:sz w:val="22"/>
          <w:szCs w:val="22"/>
        </w:rPr>
        <w:tab/>
        <w:t>La ou’aie qui coure et hante j’ait r’merqui ql’air</w:t>
      </w:r>
    </w:p>
    <w:p w14:paraId="6752AA3B" w14:textId="77777777" w:rsidR="00E324CC" w:rsidRDefault="00000000">
      <w:pPr>
        <w:rPr>
          <w:rFonts w:ascii="Times New Roman" w:hAnsi="Times New Roman"/>
          <w:sz w:val="22"/>
          <w:szCs w:val="22"/>
        </w:rPr>
      </w:pPr>
      <w:r>
        <w:rPr>
          <w:rFonts w:ascii="Times New Roman" w:hAnsi="Times New Roman"/>
          <w:sz w:val="22"/>
          <w:szCs w:val="22"/>
        </w:rPr>
        <w:tab/>
        <w:t xml:space="preserve">Aie tourjoue saien </w:t>
      </w:r>
    </w:p>
    <w:p w14:paraId="69598FD1" w14:textId="77777777"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[Entre Dame Macbeth]</w:t>
      </w:r>
    </w:p>
    <w:p w14:paraId="2BEF44D4" w14:textId="77777777" w:rsidR="00E324CC" w:rsidRDefault="00000000">
      <w:pPr>
        <w:rPr>
          <w:rFonts w:ascii="Times New Roman" w:hAnsi="Times New Roman"/>
          <w:sz w:val="22"/>
          <w:szCs w:val="22"/>
        </w:rPr>
      </w:pPr>
      <w:r>
        <w:rPr>
          <w:rFonts w:ascii="Times New Roman" w:hAnsi="Times New Roman"/>
          <w:sz w:val="22"/>
          <w:szCs w:val="22"/>
        </w:rPr>
        <w:t xml:space="preserve">Dun: </w:t>
      </w:r>
      <w:r>
        <w:rPr>
          <w:rFonts w:ascii="Times New Roman" w:hAnsi="Times New Roman"/>
          <w:sz w:val="22"/>
          <w:szCs w:val="22"/>
        </w:rPr>
        <w:tab/>
      </w:r>
      <w:r>
        <w:rPr>
          <w:rFonts w:ascii="Times New Roman" w:hAnsi="Times New Roman"/>
          <w:sz w:val="22"/>
          <w:szCs w:val="22"/>
        </w:rPr>
        <w:tab/>
        <w:t>Vaiyoue, vaiyoue, notre hotesse honoraie!</w:t>
      </w:r>
    </w:p>
    <w:p w14:paraId="1530552E" w14:textId="77777777" w:rsidR="00E324CC" w:rsidRDefault="00000000">
      <w:pPr>
        <w:rPr>
          <w:rFonts w:ascii="Times New Roman" w:hAnsi="Times New Roman"/>
          <w:sz w:val="22"/>
          <w:szCs w:val="22"/>
        </w:rPr>
      </w:pPr>
      <w:r>
        <w:rPr>
          <w:rFonts w:ascii="Times New Roman" w:hAnsi="Times New Roman"/>
          <w:sz w:val="22"/>
          <w:szCs w:val="22"/>
        </w:rPr>
        <w:tab/>
        <w:t>L’amour qui nou syait nou troublle parfeis,</w:t>
      </w:r>
    </w:p>
    <w:p w14:paraId="7A408938" w14:textId="77777777" w:rsidR="00E324CC" w:rsidRDefault="00000000">
      <w:pPr>
        <w:rPr>
          <w:rFonts w:ascii="Times New Roman" w:hAnsi="Times New Roman"/>
          <w:sz w:val="22"/>
          <w:szCs w:val="22"/>
        </w:rPr>
      </w:pPr>
      <w:r>
        <w:rPr>
          <w:rFonts w:ascii="Times New Roman" w:hAnsi="Times New Roman"/>
          <w:sz w:val="22"/>
          <w:szCs w:val="22"/>
        </w:rPr>
        <w:tab/>
        <w:t>Que je r’mersyon acouare comme amour. Ichin j’vou dis</w:t>
      </w:r>
    </w:p>
    <w:p w14:paraId="18DD1C70" w14:textId="77777777" w:rsidR="00E324CC" w:rsidRDefault="00000000">
      <w:pPr>
        <w:rPr>
          <w:rFonts w:ascii="Times New Roman" w:hAnsi="Times New Roman"/>
          <w:sz w:val="22"/>
          <w:szCs w:val="22"/>
        </w:rPr>
      </w:pPr>
      <w:r>
        <w:rPr>
          <w:rFonts w:ascii="Times New Roman" w:hAnsi="Times New Roman"/>
          <w:sz w:val="22"/>
          <w:szCs w:val="22"/>
        </w:rPr>
        <w:tab/>
        <w:t>Comme vou f’rai Gu nou cedai pour vot paiene</w:t>
      </w:r>
    </w:p>
    <w:p w14:paraId="7598A829" w14:textId="77777777" w:rsidR="00E324CC" w:rsidRDefault="00000000">
      <w:pPr>
        <w:rPr>
          <w:rFonts w:ascii="Times New Roman" w:hAnsi="Times New Roman"/>
          <w:sz w:val="22"/>
          <w:szCs w:val="22"/>
        </w:rPr>
      </w:pPr>
      <w:r>
        <w:rPr>
          <w:rFonts w:ascii="Times New Roman" w:hAnsi="Times New Roman"/>
          <w:sz w:val="22"/>
          <w:szCs w:val="22"/>
        </w:rPr>
        <w:tab/>
        <w:t>Et nou r’mersyai pour vot troublle a nou servi.</w:t>
      </w:r>
    </w:p>
    <w:p w14:paraId="7C7824ED" w14:textId="77777777" w:rsidR="00E324CC" w:rsidRDefault="00000000">
      <w:pPr>
        <w:rPr>
          <w:rFonts w:ascii="Times New Roman" w:hAnsi="Times New Roman"/>
          <w:sz w:val="22"/>
          <w:szCs w:val="22"/>
        </w:rPr>
      </w:pPr>
      <w:r>
        <w:rPr>
          <w:rFonts w:ascii="Times New Roman" w:hAnsi="Times New Roman"/>
          <w:sz w:val="22"/>
          <w:szCs w:val="22"/>
        </w:rPr>
        <w:t xml:space="preserve">D M beth: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Tout not service,</w:t>
      </w:r>
    </w:p>
    <w:p w14:paraId="282D9801" w14:textId="1F1D8150" w:rsidR="00E324CC" w:rsidRDefault="00000000">
      <w:pPr>
        <w:rPr>
          <w:rFonts w:hint="eastAsia"/>
        </w:rPr>
      </w:pPr>
      <w:r>
        <w:rPr>
          <w:rFonts w:ascii="Times New Roman" w:hAnsi="Times New Roman"/>
          <w:sz w:val="22"/>
          <w:szCs w:val="22"/>
        </w:rPr>
        <w:tab/>
        <w:t>Tout fait daeux feis, et pie r’doubyai derch</w:t>
      </w:r>
      <w:r w:rsidR="00134D50">
        <w:rPr>
          <w:rFonts w:ascii="Times New Roman" w:hAnsi="Times New Roman"/>
          <w:sz w:val="22"/>
          <w:szCs w:val="22"/>
        </w:rPr>
        <w:t>è</w:t>
      </w:r>
      <w:r>
        <w:rPr>
          <w:rFonts w:ascii="Times New Roman" w:hAnsi="Times New Roman"/>
          <w:sz w:val="22"/>
          <w:szCs w:val="22"/>
        </w:rPr>
        <w:t>,</w:t>
      </w:r>
    </w:p>
    <w:p w14:paraId="782D143C" w14:textId="77777777" w:rsidR="00E324CC" w:rsidRDefault="00000000">
      <w:pPr>
        <w:rPr>
          <w:rFonts w:ascii="Times New Roman" w:hAnsi="Times New Roman"/>
          <w:sz w:val="22"/>
          <w:szCs w:val="22"/>
        </w:rPr>
      </w:pPr>
      <w:r>
        <w:rPr>
          <w:rFonts w:ascii="Times New Roman" w:hAnsi="Times New Roman"/>
          <w:sz w:val="22"/>
          <w:szCs w:val="22"/>
        </w:rPr>
        <w:tab/>
        <w:t>Naie qu’une poure et fayie affaire a mettre a cotai</w:t>
      </w:r>
    </w:p>
    <w:p w14:paraId="746E32A3" w14:textId="77777777" w:rsidR="00E324CC" w:rsidRDefault="00000000">
      <w:pPr>
        <w:rPr>
          <w:rFonts w:ascii="Times New Roman" w:hAnsi="Times New Roman"/>
          <w:sz w:val="22"/>
          <w:szCs w:val="22"/>
        </w:rPr>
      </w:pPr>
      <w:r>
        <w:rPr>
          <w:rFonts w:ascii="Times New Roman" w:hAnsi="Times New Roman"/>
          <w:sz w:val="22"/>
          <w:szCs w:val="22"/>
        </w:rPr>
        <w:tab/>
        <w:t>Dz’honneurs larges et long auve qui</w:t>
      </w:r>
    </w:p>
    <w:p w14:paraId="42998655" w14:textId="77777777" w:rsidR="00E324CC" w:rsidRDefault="00000000">
      <w:pPr>
        <w:rPr>
          <w:rFonts w:ascii="Times New Roman" w:hAnsi="Times New Roman"/>
          <w:sz w:val="22"/>
          <w:szCs w:val="22"/>
        </w:rPr>
      </w:pPr>
      <w:r>
        <w:rPr>
          <w:rFonts w:ascii="Times New Roman" w:hAnsi="Times New Roman"/>
          <w:sz w:val="22"/>
          <w:szCs w:val="22"/>
        </w:rPr>
        <w:tab/>
        <w:t>Vot majestai cherge not maison: Pour laie viers</w:t>
      </w:r>
    </w:p>
    <w:p w14:paraId="16C3531B" w14:textId="77777777" w:rsidR="00E324CC" w:rsidRDefault="00000000">
      <w:pPr>
        <w:rPr>
          <w:rFonts w:ascii="Times New Roman" w:hAnsi="Times New Roman"/>
          <w:sz w:val="22"/>
          <w:szCs w:val="22"/>
        </w:rPr>
      </w:pPr>
      <w:r>
        <w:rPr>
          <w:rFonts w:ascii="Times New Roman" w:hAnsi="Times New Roman"/>
          <w:sz w:val="22"/>
          <w:szCs w:val="22"/>
        </w:rPr>
        <w:tab/>
        <w:t>Et laie draienes dignitais amouashlaies d’su</w:t>
      </w:r>
    </w:p>
    <w:p w14:paraId="5E57FFAF" w14:textId="77777777" w:rsidR="00E324CC" w:rsidRDefault="00000000">
      <w:pPr>
        <w:rPr>
          <w:rFonts w:ascii="Times New Roman" w:hAnsi="Times New Roman"/>
          <w:sz w:val="22"/>
          <w:szCs w:val="22"/>
        </w:rPr>
      </w:pPr>
      <w:r>
        <w:rPr>
          <w:rFonts w:ascii="Times New Roman" w:hAnsi="Times New Roman"/>
          <w:sz w:val="22"/>
          <w:szCs w:val="22"/>
        </w:rPr>
        <w:tab/>
        <w:t>J’reston vos z’hermites.</w:t>
      </w:r>
    </w:p>
    <w:p w14:paraId="70F8C459" w14:textId="77777777" w:rsidR="00E324CC" w:rsidRDefault="00000000">
      <w:pPr>
        <w:rPr>
          <w:rFonts w:hint="eastAsia"/>
        </w:rPr>
      </w:pPr>
      <w:r>
        <w:rPr>
          <w:rFonts w:ascii="Times New Roman" w:hAnsi="Times New Roman"/>
          <w:sz w:val="22"/>
          <w:szCs w:val="22"/>
        </w:rPr>
        <w:t>Dun:</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Ou’aie kaie l’noblle de Cawdor?</w:t>
      </w:r>
    </w:p>
    <w:p w14:paraId="12917A21" w14:textId="49F6A404" w:rsidR="00E324CC" w:rsidRDefault="00000000">
      <w:pPr>
        <w:rPr>
          <w:rFonts w:ascii="Times New Roman" w:hAnsi="Times New Roman"/>
          <w:sz w:val="22"/>
          <w:szCs w:val="22"/>
        </w:rPr>
      </w:pPr>
      <w:r>
        <w:rPr>
          <w:rFonts w:ascii="Times New Roman" w:hAnsi="Times New Roman"/>
          <w:sz w:val="22"/>
          <w:szCs w:val="22"/>
        </w:rPr>
        <w:tab/>
        <w:t>J’avon syaivu saie talons, et j’avae</w:t>
      </w:r>
      <w:r w:rsidR="00134D50">
        <w:rPr>
          <w:rFonts w:ascii="Times New Roman" w:hAnsi="Times New Roman"/>
          <w:sz w:val="22"/>
          <w:szCs w:val="22"/>
        </w:rPr>
        <w:t>m</w:t>
      </w:r>
      <w:r>
        <w:rPr>
          <w:rFonts w:ascii="Times New Roman" w:hAnsi="Times New Roman"/>
          <w:sz w:val="22"/>
          <w:szCs w:val="22"/>
        </w:rPr>
        <w:t>es plannais</w:t>
      </w:r>
    </w:p>
    <w:p w14:paraId="7206F7C3" w14:textId="77777777" w:rsidR="00E324CC" w:rsidRDefault="00000000">
      <w:pPr>
        <w:rPr>
          <w:rFonts w:ascii="Times New Roman" w:hAnsi="Times New Roman"/>
          <w:color w:val="000000"/>
          <w:sz w:val="22"/>
          <w:szCs w:val="22"/>
        </w:rPr>
      </w:pPr>
      <w:r>
        <w:rPr>
          <w:rFonts w:ascii="Times New Roman" w:hAnsi="Times New Roman"/>
          <w:sz w:val="22"/>
          <w:szCs w:val="22"/>
        </w:rPr>
        <w:tab/>
        <w:t>D’eaet sen m’saghi</w:t>
      </w:r>
      <w:r>
        <w:rPr>
          <w:rFonts w:ascii="Times New Roman" w:hAnsi="Times New Roman"/>
          <w:color w:val="000000"/>
          <w:sz w:val="22"/>
          <w:szCs w:val="22"/>
        </w:rPr>
        <w:t>è; mais i ch’vaueche vite,</w:t>
      </w:r>
    </w:p>
    <w:p w14:paraId="105BE16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sen grand amour, pouaintu comme sn’epron, ya aiegui</w:t>
      </w:r>
    </w:p>
    <w:p w14:paraId="2FE25C05" w14:textId="15FF1203" w:rsidR="00E324CC" w:rsidRDefault="00000000">
      <w:pPr>
        <w:rPr>
          <w:rFonts w:ascii="Times New Roman" w:hAnsi="Times New Roman"/>
          <w:color w:val="000000"/>
          <w:sz w:val="22"/>
          <w:szCs w:val="22"/>
        </w:rPr>
      </w:pPr>
      <w:r>
        <w:rPr>
          <w:rFonts w:ascii="Times New Roman" w:hAnsi="Times New Roman"/>
          <w:color w:val="000000"/>
          <w:sz w:val="22"/>
          <w:szCs w:val="22"/>
        </w:rPr>
        <w:tab/>
        <w:t>Pour v’ni ichin d’vant no</w:t>
      </w:r>
      <w:r w:rsidR="00FA689B">
        <w:rPr>
          <w:rFonts w:ascii="Times New Roman" w:hAnsi="Times New Roman"/>
          <w:color w:val="000000"/>
          <w:sz w:val="22"/>
          <w:szCs w:val="22"/>
        </w:rPr>
        <w:t>n</w:t>
      </w:r>
      <w:r>
        <w:rPr>
          <w:rFonts w:ascii="Times New Roman" w:hAnsi="Times New Roman"/>
          <w:color w:val="000000"/>
          <w:sz w:val="22"/>
          <w:szCs w:val="22"/>
        </w:rPr>
        <w:t xml:space="preserve">. Belle et noblle hotesse, </w:t>
      </w:r>
    </w:p>
    <w:p w14:paraId="19F1097B" w14:textId="64BDCC20" w:rsidR="00E324CC" w:rsidRDefault="00000000">
      <w:pPr>
        <w:rPr>
          <w:rFonts w:ascii="Times New Roman" w:hAnsi="Times New Roman"/>
          <w:color w:val="000000"/>
          <w:sz w:val="22"/>
          <w:szCs w:val="22"/>
        </w:rPr>
      </w:pPr>
      <w:r>
        <w:rPr>
          <w:rFonts w:ascii="Times New Roman" w:hAnsi="Times New Roman"/>
          <w:color w:val="000000"/>
          <w:sz w:val="22"/>
          <w:szCs w:val="22"/>
        </w:rPr>
        <w:tab/>
        <w:t>Je s</w:t>
      </w:r>
      <w:r w:rsidR="00134D50">
        <w:rPr>
          <w:rFonts w:ascii="Times New Roman" w:hAnsi="Times New Roman"/>
          <w:color w:val="000000"/>
          <w:sz w:val="22"/>
          <w:szCs w:val="22"/>
        </w:rPr>
        <w:t>è</w:t>
      </w:r>
      <w:r>
        <w:rPr>
          <w:rFonts w:ascii="Times New Roman" w:hAnsi="Times New Roman"/>
          <w:color w:val="000000"/>
          <w:sz w:val="22"/>
          <w:szCs w:val="22"/>
        </w:rPr>
        <w:t xml:space="preserve">mes vot </w:t>
      </w:r>
      <w:r>
        <w:rPr>
          <w:rFonts w:ascii="Times New Roman" w:hAnsi="Times New Roman"/>
          <w:sz w:val="22"/>
          <w:szCs w:val="22"/>
        </w:rPr>
        <w:t>veziteu</w:t>
      </w:r>
      <w:r w:rsidR="00134D50">
        <w:rPr>
          <w:rFonts w:ascii="Times New Roman" w:hAnsi="Times New Roman"/>
          <w:sz w:val="22"/>
          <w:szCs w:val="22"/>
        </w:rPr>
        <w:t>x</w:t>
      </w:r>
      <w:r>
        <w:rPr>
          <w:rFonts w:ascii="Times New Roman" w:hAnsi="Times New Roman"/>
          <w:color w:val="CE181E"/>
          <w:sz w:val="22"/>
          <w:szCs w:val="22"/>
        </w:rPr>
        <w:t xml:space="preserve"> </w:t>
      </w:r>
      <w:r>
        <w:rPr>
          <w:rFonts w:ascii="Times New Roman" w:hAnsi="Times New Roman"/>
          <w:sz w:val="22"/>
          <w:szCs w:val="22"/>
        </w:rPr>
        <w:t>chti gniet.</w:t>
      </w:r>
    </w:p>
    <w:p w14:paraId="4F05691B" w14:textId="77777777" w:rsidR="00E324CC" w:rsidRDefault="00000000">
      <w:pPr>
        <w:rPr>
          <w:rFonts w:ascii="Times New Roman" w:hAnsi="Times New Roman"/>
          <w:sz w:val="22"/>
          <w:szCs w:val="22"/>
        </w:rPr>
      </w:pPr>
      <w:r>
        <w:rPr>
          <w:rFonts w:ascii="Times New Roman" w:hAnsi="Times New Roman"/>
          <w:sz w:val="22"/>
          <w:szCs w:val="22"/>
        </w:rPr>
        <w:t xml:space="preserve">D M beth: </w:t>
      </w:r>
      <w:r>
        <w:rPr>
          <w:rFonts w:ascii="Times New Roman" w:hAnsi="Times New Roman"/>
          <w:sz w:val="22"/>
          <w:szCs w:val="22"/>
        </w:rPr>
        <w:tab/>
      </w:r>
      <w:r>
        <w:rPr>
          <w:rFonts w:ascii="Times New Roman" w:hAnsi="Times New Roman"/>
          <w:sz w:val="22"/>
          <w:szCs w:val="22"/>
        </w:rPr>
        <w:tab/>
        <w:t xml:space="preserve">A vot service pour tourjoue </w:t>
      </w:r>
    </w:p>
    <w:p w14:paraId="1D9E1E35" w14:textId="604CC50F" w:rsidR="00E324CC" w:rsidRDefault="00000000">
      <w:pPr>
        <w:rPr>
          <w:rFonts w:hint="eastAsia"/>
        </w:rPr>
      </w:pPr>
      <w:r>
        <w:rPr>
          <w:rFonts w:ascii="Times New Roman" w:hAnsi="Times New Roman"/>
          <w:sz w:val="22"/>
          <w:szCs w:val="22"/>
        </w:rPr>
        <w:tab/>
        <w:t>Ayie le laeu yaeux me</w:t>
      </w:r>
      <w:r w:rsidR="00134D50">
        <w:rPr>
          <w:rFonts w:ascii="Times New Roman" w:hAnsi="Times New Roman"/>
          <w:sz w:val="22"/>
          <w:szCs w:val="22"/>
        </w:rPr>
        <w:t>m</w:t>
      </w:r>
      <w:r>
        <w:rPr>
          <w:rFonts w:ascii="Times New Roman" w:hAnsi="Times New Roman"/>
          <w:sz w:val="22"/>
          <w:szCs w:val="22"/>
        </w:rPr>
        <w:t>es et shu kaie a yaeux ichin</w:t>
      </w:r>
    </w:p>
    <w:p w14:paraId="55F99239" w14:textId="039F2A00" w:rsidR="00E324CC" w:rsidRDefault="00000000">
      <w:pPr>
        <w:rPr>
          <w:rFonts w:ascii="Times New Roman" w:hAnsi="Times New Roman"/>
          <w:sz w:val="22"/>
          <w:szCs w:val="22"/>
        </w:rPr>
      </w:pPr>
      <w:r>
        <w:rPr>
          <w:rFonts w:ascii="Times New Roman" w:hAnsi="Times New Roman"/>
          <w:sz w:val="22"/>
          <w:szCs w:val="22"/>
        </w:rPr>
        <w:tab/>
        <w:t>Tout shu que l’pyaiezi d’vot majestai voudra prendre d’</w:t>
      </w:r>
      <w:r w:rsidR="00C569B2">
        <w:rPr>
          <w:rFonts w:ascii="Times New Roman" w:hAnsi="Times New Roman"/>
          <w:color w:val="CE181E"/>
          <w:sz w:val="22"/>
          <w:szCs w:val="22"/>
        </w:rPr>
        <w:t>aeux</w:t>
      </w:r>
    </w:p>
    <w:p w14:paraId="626B6CAC" w14:textId="6A49E0F4" w:rsidR="00E324CC" w:rsidRDefault="00000000">
      <w:pPr>
        <w:rPr>
          <w:rFonts w:ascii="Times New Roman" w:hAnsi="Times New Roman"/>
          <w:sz w:val="22"/>
          <w:szCs w:val="22"/>
        </w:rPr>
      </w:pPr>
      <w:r>
        <w:rPr>
          <w:rFonts w:ascii="Times New Roman" w:hAnsi="Times New Roman"/>
          <w:sz w:val="22"/>
          <w:szCs w:val="22"/>
        </w:rPr>
        <w:tab/>
        <w:t>Al aie biaen v’nue car sh’aie tout l’siaen.</w:t>
      </w:r>
    </w:p>
    <w:p w14:paraId="4E34E5C4" w14:textId="77777777" w:rsidR="00E324CC" w:rsidRDefault="00000000">
      <w:pPr>
        <w:rPr>
          <w:rFonts w:ascii="Times New Roman" w:hAnsi="Times New Roman"/>
          <w:sz w:val="22"/>
          <w:szCs w:val="22"/>
        </w:rPr>
      </w:pPr>
      <w:r>
        <w:rPr>
          <w:rFonts w:ascii="Times New Roman" w:hAnsi="Times New Roman"/>
          <w:sz w:val="22"/>
          <w:szCs w:val="22"/>
        </w:rPr>
        <w:t xml:space="preserve">Dun: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Bayie m</w:t>
      </w:r>
      <w:r>
        <w:rPr>
          <w:rFonts w:ascii="Times New Roman" w:hAnsi="Times New Roman"/>
          <w:color w:val="000000"/>
          <w:sz w:val="22"/>
          <w:szCs w:val="22"/>
        </w:rPr>
        <w:t>è vot maien;</w:t>
      </w:r>
    </w:p>
    <w:p w14:paraId="5E5F5D87" w14:textId="77777777" w:rsidR="00E324CC" w:rsidRDefault="00000000">
      <w:pPr>
        <w:rPr>
          <w:rFonts w:ascii="Times New Roman" w:hAnsi="Times New Roman"/>
          <w:sz w:val="22"/>
          <w:szCs w:val="22"/>
        </w:rPr>
      </w:pPr>
      <w:r>
        <w:rPr>
          <w:rFonts w:ascii="Times New Roman" w:hAnsi="Times New Roman"/>
          <w:color w:val="000000"/>
          <w:sz w:val="22"/>
          <w:szCs w:val="22"/>
        </w:rPr>
        <w:tab/>
        <w:t>M’nou mè a mn’hote: car jl’aiemon ardi,</w:t>
      </w:r>
    </w:p>
    <w:p w14:paraId="0B93EF4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j’continueron nos faveurs en d’viers de li.</w:t>
      </w:r>
    </w:p>
    <w:p w14:paraId="454EDAC5"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Par vot </w:t>
      </w:r>
      <w:r>
        <w:rPr>
          <w:rFonts w:ascii="Times New Roman" w:hAnsi="Times New Roman"/>
          <w:sz w:val="22"/>
          <w:szCs w:val="22"/>
        </w:rPr>
        <w:t>congi</w:t>
      </w:r>
      <w:r>
        <w:rPr>
          <w:rFonts w:ascii="Times New Roman" w:hAnsi="Times New Roman"/>
          <w:color w:val="CE181E"/>
          <w:sz w:val="22"/>
          <w:szCs w:val="22"/>
        </w:rPr>
        <w:t xml:space="preserve"> </w:t>
      </w:r>
      <w:r>
        <w:rPr>
          <w:rFonts w:ascii="Times New Roman" w:hAnsi="Times New Roman"/>
          <w:sz w:val="22"/>
          <w:szCs w:val="22"/>
        </w:rPr>
        <w:t>hotesse</w:t>
      </w:r>
    </w:p>
    <w:p w14:paraId="7D2B93F3" w14:textId="77777777"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 sorte]</w:t>
      </w:r>
    </w:p>
    <w:p w14:paraId="0BD7D00F" w14:textId="77777777" w:rsidR="00E324CC" w:rsidRDefault="00E324CC">
      <w:pPr>
        <w:rPr>
          <w:rFonts w:ascii="Times New Roman" w:hAnsi="Times New Roman"/>
          <w:sz w:val="22"/>
          <w:szCs w:val="22"/>
        </w:rPr>
      </w:pPr>
    </w:p>
    <w:p w14:paraId="71558FCF" w14:textId="74EA290E" w:rsidR="00E324CC" w:rsidRDefault="00000000">
      <w:pPr>
        <w:jc w:val="center"/>
        <w:rPr>
          <w:rFonts w:ascii="Times New Roman" w:hAnsi="Times New Roman"/>
          <w:sz w:val="22"/>
          <w:szCs w:val="22"/>
        </w:rPr>
      </w:pPr>
      <w:r>
        <w:rPr>
          <w:rFonts w:ascii="Times New Roman" w:hAnsi="Times New Roman"/>
          <w:sz w:val="22"/>
          <w:szCs w:val="22"/>
        </w:rPr>
        <w:t>Scene 7.</w:t>
      </w:r>
      <w:r>
        <w:rPr>
          <w:rFonts w:ascii="Times New Roman" w:hAnsi="Times New Roman"/>
          <w:sz w:val="22"/>
          <w:szCs w:val="22"/>
        </w:rPr>
        <w:tab/>
        <w:t>Le meme. Un endr</w:t>
      </w:r>
      <w:r w:rsidR="00C569B2">
        <w:rPr>
          <w:rFonts w:ascii="Times New Roman" w:hAnsi="Times New Roman"/>
          <w:sz w:val="22"/>
          <w:szCs w:val="22"/>
        </w:rPr>
        <w:t>è</w:t>
      </w:r>
      <w:r>
        <w:rPr>
          <w:rFonts w:ascii="Times New Roman" w:hAnsi="Times New Roman"/>
          <w:sz w:val="22"/>
          <w:szCs w:val="22"/>
        </w:rPr>
        <w:t xml:space="preserve"> dans l’chate.</w:t>
      </w:r>
    </w:p>
    <w:p w14:paraId="7A7AF986" w14:textId="77777777" w:rsidR="00E324CC" w:rsidRDefault="00E324CC">
      <w:pPr>
        <w:rPr>
          <w:rFonts w:ascii="Times New Roman" w:hAnsi="Times New Roman"/>
          <w:sz w:val="22"/>
          <w:szCs w:val="22"/>
        </w:rPr>
      </w:pPr>
    </w:p>
    <w:p w14:paraId="5AC3774C" w14:textId="563604BB" w:rsidR="00E324CC" w:rsidRDefault="00000000">
      <w:pPr>
        <w:rPr>
          <w:rFonts w:hint="eastAsia"/>
        </w:rPr>
      </w:pPr>
      <w:r>
        <w:rPr>
          <w:rFonts w:ascii="Times New Roman" w:hAnsi="Times New Roman"/>
          <w:sz w:val="22"/>
          <w:szCs w:val="22"/>
        </w:rPr>
        <w:t xml:space="preserve">Musique et veux allumaies. </w:t>
      </w:r>
      <w:r>
        <w:rPr>
          <w:rFonts w:ascii="Times New Roman" w:hAnsi="Times New Roman"/>
          <w:sz w:val="22"/>
          <w:szCs w:val="22"/>
        </w:rPr>
        <w:tab/>
        <w:t>Entre, et passe su la pyateforme,</w:t>
      </w:r>
      <w:r>
        <w:rPr>
          <w:rFonts w:ascii="Times New Roman" w:hAnsi="Times New Roman"/>
          <w:color w:val="CE181E"/>
          <w:sz w:val="22"/>
          <w:szCs w:val="22"/>
        </w:rPr>
        <w:t xml:space="preserve"> </w:t>
      </w:r>
      <w:r>
        <w:rPr>
          <w:rFonts w:ascii="Times New Roman" w:hAnsi="Times New Roman"/>
          <w:sz w:val="22"/>
          <w:szCs w:val="22"/>
        </w:rPr>
        <w:t xml:space="preserve">un </w:t>
      </w:r>
      <w:r w:rsidR="00C569B2">
        <w:rPr>
          <w:rFonts w:ascii="Times New Roman" w:hAnsi="Times New Roman"/>
          <w:sz w:val="22"/>
          <w:szCs w:val="22"/>
        </w:rPr>
        <w:t>o</w:t>
      </w:r>
      <w:r>
        <w:rPr>
          <w:rFonts w:ascii="Times New Roman" w:hAnsi="Times New Roman"/>
          <w:sz w:val="22"/>
          <w:szCs w:val="22"/>
        </w:rPr>
        <w:t>ffisyi</w:t>
      </w:r>
      <w:r>
        <w:rPr>
          <w:rFonts w:ascii="Times New Roman" w:hAnsi="Times New Roman"/>
          <w:color w:val="000000"/>
          <w:sz w:val="22"/>
          <w:szCs w:val="22"/>
        </w:rPr>
        <w:t>è dla cuisine et une route de valets auve assiettes et vaeissiaues. Macbeth entre.</w:t>
      </w:r>
    </w:p>
    <w:p w14:paraId="17C494ED" w14:textId="77777777" w:rsidR="00E324CC" w:rsidRDefault="00E324CC">
      <w:pPr>
        <w:rPr>
          <w:rFonts w:ascii="Times New Roman" w:hAnsi="Times New Roman"/>
          <w:color w:val="000000"/>
          <w:sz w:val="22"/>
          <w:szCs w:val="22"/>
        </w:rPr>
      </w:pPr>
    </w:p>
    <w:p w14:paraId="6B91F4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S’il tait fait quand et y s’rait vla qui s’rait biaen</w:t>
      </w:r>
    </w:p>
    <w:p w14:paraId="5956349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S’il tait fait vite; Si l’meurtre</w:t>
      </w:r>
    </w:p>
    <w:p w14:paraId="5B2D7A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Pouvait eaet cachi et arranghi pour attrapai</w:t>
      </w:r>
    </w:p>
    <w:p w14:paraId="7AD379A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 d’muchon l’gaens et qu’shute volaie ichin</w:t>
      </w:r>
    </w:p>
    <w:p w14:paraId="1DEFA5C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S’rait l’tout et l’but de tout ichin</w:t>
      </w:r>
    </w:p>
    <w:p w14:paraId="0DB8C673"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Mais ichin su shu </w:t>
      </w:r>
      <w:commentRangeStart w:id="23"/>
      <w:commentRangeStart w:id="24"/>
      <w:commentRangeStart w:id="25"/>
      <w:r>
        <w:rPr>
          <w:rFonts w:ascii="Times New Roman" w:hAnsi="Times New Roman"/>
          <w:sz w:val="22"/>
          <w:szCs w:val="22"/>
        </w:rPr>
        <w:t>maddo</w:t>
      </w:r>
      <w:commentRangeEnd w:id="23"/>
      <w:r w:rsidR="00C569B2">
        <w:rPr>
          <w:rStyle w:val="CommentReference"/>
          <w:rFonts w:cs="Mangal"/>
        </w:rPr>
        <w:commentReference w:id="23"/>
      </w:r>
      <w:commentRangeEnd w:id="24"/>
      <w:r w:rsidR="00E45B5F">
        <w:rPr>
          <w:rStyle w:val="CommentReference"/>
          <w:rFonts w:cs="Mangal"/>
        </w:rPr>
        <w:commentReference w:id="24"/>
      </w:r>
      <w:commentRangeEnd w:id="25"/>
      <w:r w:rsidR="00E45B5F">
        <w:rPr>
          <w:rStyle w:val="CommentReference"/>
          <w:rFonts w:cs="Mangal"/>
        </w:rPr>
        <w:commentReference w:id="25"/>
      </w:r>
      <w:r>
        <w:rPr>
          <w:rFonts w:ascii="Times New Roman" w:hAnsi="Times New Roman"/>
          <w:color w:val="000000"/>
          <w:sz w:val="22"/>
          <w:szCs w:val="22"/>
        </w:rPr>
        <w:t xml:space="preserve"> ichin pouin profond du temps</w:t>
      </w:r>
    </w:p>
    <w:p w14:paraId="04A1F1DD" w14:textId="71606381" w:rsidR="00E324CC" w:rsidRDefault="00000000">
      <w:pPr>
        <w:rPr>
          <w:rFonts w:ascii="Times New Roman" w:hAnsi="Times New Roman"/>
          <w:sz w:val="22"/>
          <w:szCs w:val="22"/>
        </w:rPr>
      </w:pPr>
      <w:r>
        <w:rPr>
          <w:rFonts w:ascii="Times New Roman" w:hAnsi="Times New Roman"/>
          <w:color w:val="000000"/>
          <w:sz w:val="22"/>
          <w:szCs w:val="22"/>
        </w:rPr>
        <w:tab/>
        <w:t>Je sautrae</w:t>
      </w:r>
      <w:r w:rsidR="00564ED3">
        <w:rPr>
          <w:rFonts w:ascii="Times New Roman" w:hAnsi="Times New Roman"/>
          <w:color w:val="000000"/>
          <w:sz w:val="22"/>
          <w:szCs w:val="22"/>
        </w:rPr>
        <w:t>m</w:t>
      </w:r>
      <w:r>
        <w:rPr>
          <w:rFonts w:ascii="Times New Roman" w:hAnsi="Times New Roman"/>
          <w:color w:val="000000"/>
          <w:sz w:val="22"/>
          <w:szCs w:val="22"/>
        </w:rPr>
        <w:t>es su la vie a v’ni. Mais dans sh’aie cas la</w:t>
      </w:r>
    </w:p>
    <w:p w14:paraId="53C854B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J’avon acouare le jugement ichin; et j’appernon seulemaen</w:t>
      </w:r>
    </w:p>
    <w:p w14:paraId="476701D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Daie lecons sangyaies de qui apprinze r’viaenne</w:t>
      </w:r>
    </w:p>
    <w:p w14:paraId="55BE7DA1" w14:textId="19D64972" w:rsidR="00E324CC" w:rsidRDefault="00000000">
      <w:pPr>
        <w:rPr>
          <w:rFonts w:ascii="Times New Roman" w:hAnsi="Times New Roman"/>
          <w:color w:val="000000"/>
          <w:sz w:val="22"/>
          <w:szCs w:val="22"/>
        </w:rPr>
      </w:pPr>
      <w:r>
        <w:rPr>
          <w:rFonts w:ascii="Times New Roman" w:hAnsi="Times New Roman"/>
          <w:color w:val="000000"/>
          <w:sz w:val="22"/>
          <w:szCs w:val="22"/>
        </w:rPr>
        <w:tab/>
        <w:t>Tourmentai l’inventeu</w:t>
      </w:r>
      <w:r w:rsidR="00564ED3">
        <w:rPr>
          <w:rFonts w:ascii="Times New Roman" w:hAnsi="Times New Roman"/>
          <w:color w:val="000000"/>
          <w:sz w:val="22"/>
          <w:szCs w:val="22"/>
        </w:rPr>
        <w:t>x</w:t>
      </w:r>
      <w:r>
        <w:rPr>
          <w:rFonts w:ascii="Times New Roman" w:hAnsi="Times New Roman"/>
          <w:color w:val="000000"/>
          <w:sz w:val="22"/>
          <w:szCs w:val="22"/>
        </w:rPr>
        <w:t>; Shute justice ichin que j’pernon</w:t>
      </w:r>
    </w:p>
    <w:p w14:paraId="07E6723E" w14:textId="77777777" w:rsidR="00E324CC" w:rsidRDefault="00000000">
      <w:pPr>
        <w:rPr>
          <w:rFonts w:ascii="Times New Roman" w:hAnsi="Times New Roman"/>
          <w:sz w:val="22"/>
          <w:szCs w:val="22"/>
        </w:rPr>
      </w:pPr>
      <w:r>
        <w:rPr>
          <w:rFonts w:ascii="Times New Roman" w:hAnsi="Times New Roman"/>
          <w:color w:val="000000"/>
          <w:sz w:val="22"/>
          <w:szCs w:val="22"/>
        </w:rPr>
        <w:tab/>
        <w:t>Porte le contnu d’not coupe empouaizounaie</w:t>
      </w:r>
    </w:p>
    <w:p w14:paraId="2EB965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nos propres lippes. I peut s’fyai daeux feis ichin:</w:t>
      </w:r>
    </w:p>
    <w:p w14:paraId="1975DE12" w14:textId="574D590C" w:rsidR="00E324CC" w:rsidRDefault="00000000">
      <w:pPr>
        <w:rPr>
          <w:rFonts w:ascii="Times New Roman" w:hAnsi="Times New Roman"/>
          <w:color w:val="000000"/>
          <w:sz w:val="22"/>
          <w:szCs w:val="22"/>
        </w:rPr>
      </w:pPr>
      <w:r>
        <w:rPr>
          <w:rFonts w:ascii="Times New Roman" w:hAnsi="Times New Roman"/>
          <w:color w:val="000000"/>
          <w:sz w:val="22"/>
          <w:szCs w:val="22"/>
        </w:rPr>
        <w:tab/>
        <w:t>En prumi</w:t>
      </w:r>
      <w:r w:rsidR="00564ED3">
        <w:rPr>
          <w:rFonts w:ascii="Times New Roman" w:hAnsi="Times New Roman"/>
          <w:color w:val="000000"/>
          <w:sz w:val="22"/>
          <w:szCs w:val="22"/>
        </w:rPr>
        <w:t>è</w:t>
      </w:r>
      <w:r>
        <w:rPr>
          <w:rFonts w:ascii="Times New Roman" w:hAnsi="Times New Roman"/>
          <w:color w:val="000000"/>
          <w:sz w:val="22"/>
          <w:szCs w:val="22"/>
        </w:rPr>
        <w:t>, comme je s</w:t>
      </w:r>
      <w:r w:rsidR="00564ED3">
        <w:rPr>
          <w:rFonts w:ascii="Times New Roman" w:hAnsi="Times New Roman"/>
          <w:color w:val="000000"/>
          <w:sz w:val="22"/>
          <w:szCs w:val="22"/>
        </w:rPr>
        <w:t>i</w:t>
      </w:r>
      <w:r>
        <w:rPr>
          <w:rFonts w:ascii="Times New Roman" w:hAnsi="Times New Roman"/>
          <w:color w:val="000000"/>
          <w:sz w:val="22"/>
          <w:szCs w:val="22"/>
        </w:rPr>
        <w:t>e sen parent et sen sujet,</w:t>
      </w:r>
    </w:p>
    <w:p w14:paraId="59D5249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daeux forts contre l’action; et pie, comme sen hote,</w:t>
      </w:r>
    </w:p>
    <w:p w14:paraId="60E99CB4" w14:textId="4D5E08D6"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w:t>
      </w:r>
      <w:r>
        <w:rPr>
          <w:rFonts w:ascii="Times New Roman" w:hAnsi="Times New Roman"/>
          <w:sz w:val="22"/>
          <w:szCs w:val="22"/>
        </w:rPr>
        <w:t>devrais</w:t>
      </w:r>
      <w:r>
        <w:rPr>
          <w:rFonts w:ascii="Times New Roman" w:hAnsi="Times New Roman"/>
          <w:color w:val="CE181E"/>
          <w:sz w:val="22"/>
          <w:szCs w:val="22"/>
        </w:rPr>
        <w:t xml:space="preserve"> </w:t>
      </w:r>
      <w:r>
        <w:rPr>
          <w:rFonts w:ascii="Times New Roman" w:hAnsi="Times New Roman"/>
          <w:sz w:val="22"/>
          <w:szCs w:val="22"/>
        </w:rPr>
        <w:t>f</w:t>
      </w:r>
      <w:r w:rsidR="00564ED3">
        <w:rPr>
          <w:rFonts w:ascii="Times New Roman" w:hAnsi="Times New Roman"/>
          <w:sz w:val="22"/>
          <w:szCs w:val="22"/>
        </w:rPr>
        <w:t>r</w:t>
      </w:r>
      <w:r>
        <w:rPr>
          <w:rFonts w:ascii="Times New Roman" w:hAnsi="Times New Roman"/>
          <w:sz w:val="22"/>
          <w:szCs w:val="22"/>
        </w:rPr>
        <w:t>umai l’</w:t>
      </w:r>
      <w:r>
        <w:rPr>
          <w:rFonts w:ascii="Times New Roman" w:hAnsi="Times New Roman"/>
          <w:color w:val="000000"/>
          <w:sz w:val="22"/>
          <w:szCs w:val="22"/>
        </w:rPr>
        <w:t>ù contre sen meurtrier et pouin</w:t>
      </w:r>
    </w:p>
    <w:p w14:paraId="7D2D9C26" w14:textId="77777777" w:rsidR="00E324CC" w:rsidRDefault="00000000">
      <w:pPr>
        <w:rPr>
          <w:rFonts w:hint="eastAsia"/>
        </w:rPr>
      </w:pPr>
      <w:r>
        <w:rPr>
          <w:rFonts w:ascii="Times New Roman" w:hAnsi="Times New Roman"/>
          <w:color w:val="CE181E"/>
          <w:sz w:val="22"/>
          <w:szCs w:val="22"/>
        </w:rPr>
        <w:tab/>
      </w:r>
      <w:r>
        <w:rPr>
          <w:rFonts w:ascii="Times New Roman" w:hAnsi="Times New Roman"/>
          <w:sz w:val="22"/>
          <w:szCs w:val="22"/>
        </w:rPr>
        <w:t>Portai l’couté mè</w:t>
      </w:r>
      <w:r>
        <w:rPr>
          <w:rFonts w:ascii="Times New Roman" w:hAnsi="Times New Roman"/>
          <w:color w:val="000000"/>
          <w:sz w:val="22"/>
          <w:szCs w:val="22"/>
        </w:rPr>
        <w:t xml:space="preserve"> meme. De cote shu Duncan ichin</w:t>
      </w:r>
    </w:p>
    <w:p w14:paraId="59CC5A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portai saie facultais si douces et a etai </w:t>
      </w:r>
    </w:p>
    <w:p w14:paraId="0FACAAF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libre dans sa grande office que saie vertus</w:t>
      </w:r>
    </w:p>
    <w:p w14:paraId="6E28BE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Pahlerons comme dez anges a langues comme trompettes contre </w:t>
      </w:r>
    </w:p>
    <w:p w14:paraId="2C0EA74D" w14:textId="77777777" w:rsidR="00E324CC" w:rsidRDefault="00000000">
      <w:pPr>
        <w:rPr>
          <w:rFonts w:hint="eastAsia"/>
        </w:rPr>
      </w:pPr>
      <w:r>
        <w:rPr>
          <w:rFonts w:ascii="Times New Roman" w:hAnsi="Times New Roman"/>
          <w:color w:val="000000"/>
          <w:sz w:val="22"/>
          <w:szCs w:val="22"/>
        </w:rPr>
        <w:lastRenderedPageBreak/>
        <w:tab/>
        <w:t xml:space="preserve">Le profond et laid </w:t>
      </w:r>
      <w:r>
        <w:rPr>
          <w:rFonts w:ascii="Times New Roman" w:hAnsi="Times New Roman"/>
          <w:sz w:val="22"/>
          <w:szCs w:val="22"/>
        </w:rPr>
        <w:t>crime</w:t>
      </w:r>
      <w:r>
        <w:rPr>
          <w:rFonts w:ascii="Times New Roman" w:hAnsi="Times New Roman"/>
          <w:color w:val="000000"/>
          <w:sz w:val="22"/>
          <w:szCs w:val="22"/>
        </w:rPr>
        <w:t xml:space="preserve"> de sa mort;</w:t>
      </w:r>
    </w:p>
    <w:p w14:paraId="4934F4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l’piti, comme un efant nai et acouare nud,</w:t>
      </w:r>
    </w:p>
    <w:p w14:paraId="0F9800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ch’va su l’vent, ou l’cherubin du cieil, eperqui</w:t>
      </w:r>
    </w:p>
    <w:p w14:paraId="5557F8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sz w:val="22"/>
          <w:szCs w:val="22"/>
        </w:rPr>
        <w:t>Su</w:t>
      </w:r>
      <w:r>
        <w:rPr>
          <w:rFonts w:ascii="Times New Roman" w:hAnsi="Times New Roman"/>
          <w:color w:val="000000"/>
          <w:sz w:val="22"/>
          <w:szCs w:val="22"/>
        </w:rPr>
        <w:t xml:space="preserve"> laie m’saghiers pouin veux dl’air,</w:t>
      </w:r>
    </w:p>
    <w:p w14:paraId="2AE35E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sz w:val="22"/>
          <w:szCs w:val="22"/>
        </w:rPr>
        <w:t>Souffyera</w:t>
      </w:r>
      <w:r>
        <w:rPr>
          <w:rFonts w:ascii="Times New Roman" w:hAnsi="Times New Roman"/>
          <w:color w:val="000000"/>
          <w:sz w:val="22"/>
          <w:szCs w:val="22"/>
        </w:rPr>
        <w:t xml:space="preserve"> l’horriblle action dans tous lz’iers,</w:t>
      </w:r>
    </w:p>
    <w:p w14:paraId="6FB4A35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Qu’laie lermes nierons l’vent. jn’ait pouin d’epron</w:t>
      </w:r>
    </w:p>
    <w:p w14:paraId="7FEBF24F" w14:textId="2B85CDAA" w:rsidR="00E324CC" w:rsidRDefault="00000000">
      <w:pPr>
        <w:rPr>
          <w:rFonts w:ascii="Times New Roman" w:hAnsi="Times New Roman"/>
          <w:color w:val="000000"/>
          <w:sz w:val="22"/>
          <w:szCs w:val="22"/>
        </w:rPr>
      </w:pPr>
      <w:r>
        <w:rPr>
          <w:rFonts w:ascii="Times New Roman" w:hAnsi="Times New Roman"/>
          <w:color w:val="000000"/>
          <w:sz w:val="22"/>
          <w:szCs w:val="22"/>
        </w:rPr>
        <w:tab/>
        <w:t>Pour piqu</w:t>
      </w:r>
      <w:r w:rsidR="00096455">
        <w:rPr>
          <w:rFonts w:ascii="Times New Roman" w:hAnsi="Times New Roman"/>
          <w:color w:val="000000"/>
          <w:sz w:val="22"/>
          <w:szCs w:val="22"/>
        </w:rPr>
        <w:t>è</w:t>
      </w:r>
      <w:r>
        <w:rPr>
          <w:rFonts w:ascii="Times New Roman" w:hAnsi="Times New Roman"/>
          <w:color w:val="000000"/>
          <w:sz w:val="22"/>
          <w:szCs w:val="22"/>
        </w:rPr>
        <w:t xml:space="preserve"> laie cotais d’men pyant, mais seulemaen</w:t>
      </w:r>
    </w:p>
    <w:p w14:paraId="19BBC480" w14:textId="77777777" w:rsidR="00E324CC" w:rsidRDefault="00000000">
      <w:pPr>
        <w:rPr>
          <w:rFonts w:ascii="Times New Roman" w:hAnsi="Times New Roman"/>
          <w:color w:val="CE181E"/>
          <w:sz w:val="22"/>
          <w:szCs w:val="22"/>
        </w:rPr>
      </w:pPr>
      <w:r>
        <w:rPr>
          <w:rFonts w:ascii="Times New Roman" w:hAnsi="Times New Roman"/>
          <w:color w:val="000000"/>
          <w:sz w:val="22"/>
          <w:szCs w:val="22"/>
        </w:rPr>
        <w:tab/>
        <w:t>Je sie pu qu’ambitiaeux, qui m’fait sautai si haut</w:t>
      </w:r>
    </w:p>
    <w:p w14:paraId="536E29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 j’en kait dl’aut cotai - Qui oshteure! kiei nouvelles?</w:t>
      </w:r>
    </w:p>
    <w:p w14:paraId="443947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[Entre Dame Macbeth]</w:t>
      </w:r>
    </w:p>
    <w:p w14:paraId="6486EB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Il a quazi soupai: Pourqui kou z’avai quittai la chambre?</w:t>
      </w:r>
    </w:p>
    <w:p w14:paraId="270E6E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A ti d’mandai pour mé?</w:t>
      </w:r>
    </w:p>
    <w:p w14:paraId="6FA691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 beth: </w:t>
      </w:r>
      <w:r>
        <w:rPr>
          <w:rFonts w:ascii="Times New Roman" w:hAnsi="Times New Roman"/>
          <w:color w:val="000000"/>
          <w:sz w:val="22"/>
          <w:szCs w:val="22"/>
        </w:rPr>
        <w:tab/>
      </w:r>
      <w:r>
        <w:rPr>
          <w:rFonts w:ascii="Times New Roman" w:hAnsi="Times New Roman"/>
          <w:color w:val="000000"/>
          <w:sz w:val="22"/>
          <w:szCs w:val="22"/>
        </w:rPr>
        <w:tab/>
        <w:t>Aieske kou n’savai pouin qui la fait?</w:t>
      </w:r>
    </w:p>
    <w:p w14:paraId="6431D9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Jn’iron pouin pu yiaen dans cht affaire ichin:</w:t>
      </w:r>
    </w:p>
    <w:p w14:paraId="676375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ma honorai draienemaen; et j’ait acattai</w:t>
      </w:r>
    </w:p>
    <w:p w14:paraId="6DB180A9" w14:textId="77777777" w:rsidR="00E324CC" w:rsidRDefault="00000000">
      <w:pPr>
        <w:rPr>
          <w:rFonts w:ascii="Times New Roman" w:hAnsi="Times New Roman"/>
          <w:sz w:val="22"/>
          <w:szCs w:val="22"/>
        </w:rPr>
      </w:pPr>
      <w:r>
        <w:rPr>
          <w:rFonts w:ascii="Times New Roman" w:hAnsi="Times New Roman"/>
          <w:color w:val="CE181E"/>
          <w:sz w:val="22"/>
          <w:szCs w:val="22"/>
        </w:rPr>
        <w:tab/>
      </w:r>
      <w:r>
        <w:rPr>
          <w:rFonts w:ascii="Times New Roman" w:hAnsi="Times New Roman"/>
          <w:sz w:val="22"/>
          <w:szCs w:val="22"/>
        </w:rPr>
        <w:t>Un r’nom</w:t>
      </w:r>
      <w:r>
        <w:rPr>
          <w:rFonts w:ascii="Times New Roman" w:hAnsi="Times New Roman"/>
          <w:color w:val="000000"/>
          <w:sz w:val="22"/>
          <w:szCs w:val="22"/>
        </w:rPr>
        <w:t xml:space="preserve"> d’or de toutes sorte de paeuplles,</w:t>
      </w:r>
    </w:p>
    <w:p w14:paraId="4DA1BD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s’rait portai oshteure dans leux pu neu lustre</w:t>
      </w:r>
    </w:p>
    <w:p w14:paraId="50FDCBD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Pouin mis d’cotai si vite. </w:t>
      </w:r>
    </w:p>
    <w:p w14:paraId="338190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 beth: </w:t>
      </w:r>
      <w:r>
        <w:rPr>
          <w:rFonts w:ascii="Times New Roman" w:hAnsi="Times New Roman"/>
          <w:color w:val="000000"/>
          <w:sz w:val="22"/>
          <w:szCs w:val="22"/>
        </w:rPr>
        <w:tab/>
      </w:r>
      <w:r>
        <w:rPr>
          <w:rFonts w:ascii="Times New Roman" w:hAnsi="Times New Roman"/>
          <w:color w:val="000000"/>
          <w:sz w:val="22"/>
          <w:szCs w:val="22"/>
        </w:rPr>
        <w:tab/>
        <w:t>L’attente etait t’alle bragie</w:t>
      </w:r>
    </w:p>
    <w:p w14:paraId="0C9474AE" w14:textId="77777777" w:rsidR="00E324CC" w:rsidRDefault="00000000">
      <w:pPr>
        <w:rPr>
          <w:rFonts w:ascii="Times New Roman" w:hAnsi="Times New Roman"/>
          <w:sz w:val="22"/>
          <w:szCs w:val="22"/>
        </w:rPr>
      </w:pPr>
      <w:r>
        <w:rPr>
          <w:rFonts w:ascii="Times New Roman" w:hAnsi="Times New Roman"/>
          <w:sz w:val="22"/>
          <w:szCs w:val="22"/>
        </w:rPr>
        <w:tab/>
        <w:t>Auve qui vou vou geryites? a t’alle dormi d’pie</w:t>
      </w:r>
    </w:p>
    <w:p w14:paraId="364CF4CE" w14:textId="77777777" w:rsidR="00E324CC" w:rsidRDefault="00000000">
      <w:pPr>
        <w:rPr>
          <w:rFonts w:ascii="Times New Roman" w:hAnsi="Times New Roman"/>
          <w:sz w:val="22"/>
          <w:szCs w:val="22"/>
        </w:rPr>
      </w:pPr>
      <w:r>
        <w:rPr>
          <w:rFonts w:ascii="Times New Roman" w:hAnsi="Times New Roman"/>
          <w:sz w:val="22"/>
          <w:szCs w:val="22"/>
        </w:rPr>
        <w:tab/>
        <w:t>S’eville t’alle oshteure pour paraitre si verte et pale</w:t>
      </w:r>
    </w:p>
    <w:p w14:paraId="41584227" w14:textId="77777777" w:rsidR="00E324CC" w:rsidRDefault="00000000">
      <w:pPr>
        <w:rPr>
          <w:rFonts w:ascii="Times New Roman" w:hAnsi="Times New Roman"/>
          <w:sz w:val="22"/>
          <w:szCs w:val="22"/>
        </w:rPr>
      </w:pPr>
      <w:r>
        <w:rPr>
          <w:rFonts w:ascii="Times New Roman" w:hAnsi="Times New Roman"/>
          <w:sz w:val="22"/>
          <w:szCs w:val="22"/>
        </w:rPr>
        <w:tab/>
        <w:t xml:space="preserve">De shu qua pahlait si libermaen? depie oshteure </w:t>
      </w:r>
    </w:p>
    <w:p w14:paraId="71EE984C" w14:textId="77777777" w:rsidR="00E324CC" w:rsidRDefault="00000000">
      <w:pPr>
        <w:rPr>
          <w:rFonts w:ascii="Times New Roman" w:hAnsi="Times New Roman"/>
          <w:sz w:val="22"/>
          <w:szCs w:val="22"/>
        </w:rPr>
      </w:pPr>
      <w:r>
        <w:rPr>
          <w:rFonts w:ascii="Times New Roman" w:hAnsi="Times New Roman"/>
          <w:sz w:val="22"/>
          <w:szCs w:val="22"/>
        </w:rPr>
        <w:tab/>
        <w:t>Vla shu que j’cr</w:t>
      </w:r>
      <w:r>
        <w:rPr>
          <w:rFonts w:ascii="Times New Roman" w:hAnsi="Times New Roman"/>
          <w:color w:val="000000"/>
          <w:sz w:val="22"/>
          <w:szCs w:val="22"/>
        </w:rPr>
        <w:t xml:space="preserve">è de tn’amour. Aie tu </w:t>
      </w:r>
      <w:r>
        <w:rPr>
          <w:rFonts w:ascii="Times New Roman" w:hAnsi="Times New Roman"/>
          <w:sz w:val="22"/>
          <w:szCs w:val="22"/>
        </w:rPr>
        <w:t>effraias</w:t>
      </w:r>
      <w:r>
        <w:rPr>
          <w:rFonts w:ascii="Times New Roman" w:hAnsi="Times New Roman"/>
          <w:color w:val="000000"/>
          <w:sz w:val="22"/>
          <w:szCs w:val="22"/>
        </w:rPr>
        <w:t xml:space="preserve"> </w:t>
      </w:r>
    </w:p>
    <w:p w14:paraId="69559C69" w14:textId="77777777" w:rsidR="00E324CC" w:rsidRDefault="00000000">
      <w:pPr>
        <w:rPr>
          <w:rFonts w:ascii="Times New Roman" w:hAnsi="Times New Roman"/>
          <w:sz w:val="22"/>
          <w:szCs w:val="22"/>
        </w:rPr>
      </w:pPr>
      <w:r>
        <w:rPr>
          <w:rFonts w:ascii="Times New Roman" w:hAnsi="Times New Roman"/>
          <w:sz w:val="22"/>
          <w:szCs w:val="22"/>
        </w:rPr>
        <w:tab/>
        <w:t xml:space="preserve">D’eaet en action d’faire et en couarage </w:t>
      </w:r>
    </w:p>
    <w:p w14:paraId="145E4B47" w14:textId="77777777" w:rsidR="00E324CC" w:rsidRDefault="00000000">
      <w:pPr>
        <w:rPr>
          <w:rFonts w:ascii="Times New Roman" w:hAnsi="Times New Roman"/>
          <w:sz w:val="22"/>
          <w:szCs w:val="22"/>
        </w:rPr>
      </w:pPr>
      <w:r>
        <w:rPr>
          <w:rFonts w:ascii="Times New Roman" w:hAnsi="Times New Roman"/>
          <w:sz w:val="22"/>
          <w:szCs w:val="22"/>
        </w:rPr>
        <w:tab/>
        <w:t>Shu qu’taie en d’sir? Voudrais tu av</w:t>
      </w:r>
      <w:r>
        <w:rPr>
          <w:rFonts w:ascii="Times New Roman" w:hAnsi="Times New Roman"/>
          <w:color w:val="000000"/>
          <w:sz w:val="22"/>
          <w:szCs w:val="22"/>
        </w:rPr>
        <w:t xml:space="preserve">è </w:t>
      </w:r>
    </w:p>
    <w:p w14:paraId="007AA230" w14:textId="472FB704" w:rsidR="00E324CC" w:rsidRDefault="00000000">
      <w:pPr>
        <w:rPr>
          <w:rFonts w:ascii="Times New Roman" w:hAnsi="Times New Roman"/>
          <w:color w:val="000000"/>
          <w:sz w:val="22"/>
          <w:szCs w:val="22"/>
        </w:rPr>
      </w:pPr>
      <w:r>
        <w:rPr>
          <w:rFonts w:ascii="Times New Roman" w:hAnsi="Times New Roman"/>
          <w:color w:val="000000"/>
          <w:sz w:val="22"/>
          <w:szCs w:val="22"/>
        </w:rPr>
        <w:tab/>
        <w:t>Shu qu’tu r’garderais eaet l’ornema</w:t>
      </w:r>
      <w:r w:rsidR="0029621A">
        <w:rPr>
          <w:rFonts w:ascii="Times New Roman" w:hAnsi="Times New Roman"/>
          <w:color w:val="000000"/>
          <w:sz w:val="22"/>
          <w:szCs w:val="22"/>
        </w:rPr>
        <w:t>e</w:t>
      </w:r>
      <w:r>
        <w:rPr>
          <w:rFonts w:ascii="Times New Roman" w:hAnsi="Times New Roman"/>
          <w:color w:val="000000"/>
          <w:sz w:val="22"/>
          <w:szCs w:val="22"/>
        </w:rPr>
        <w:t>n dla vie,</w:t>
      </w:r>
    </w:p>
    <w:p w14:paraId="7BACB22C" w14:textId="7E4723EE" w:rsidR="00E324CC" w:rsidRDefault="00000000">
      <w:pPr>
        <w:rPr>
          <w:rFonts w:ascii="Times New Roman" w:hAnsi="Times New Roman"/>
          <w:sz w:val="22"/>
          <w:szCs w:val="22"/>
        </w:rPr>
      </w:pPr>
      <w:r>
        <w:rPr>
          <w:rFonts w:ascii="Times New Roman" w:hAnsi="Times New Roman"/>
          <w:color w:val="000000"/>
          <w:sz w:val="22"/>
          <w:szCs w:val="22"/>
        </w:rPr>
        <w:tab/>
        <w:t>Et vivre un</w:t>
      </w:r>
      <w:commentRangeStart w:id="26"/>
      <w:r>
        <w:rPr>
          <w:rFonts w:ascii="Times New Roman" w:hAnsi="Times New Roman"/>
          <w:color w:val="000000"/>
          <w:sz w:val="22"/>
          <w:szCs w:val="22"/>
        </w:rPr>
        <w:t xml:space="preserve"> coyon</w:t>
      </w:r>
      <w:commentRangeEnd w:id="26"/>
      <w:r w:rsidR="0029621A">
        <w:rPr>
          <w:rStyle w:val="CommentReference"/>
          <w:rFonts w:cs="Mangal"/>
        </w:rPr>
        <w:commentReference w:id="26"/>
      </w:r>
      <w:ins w:id="27" w:author="Yan Marquis" w:date="2024-03-14T14:02:00Z">
        <w:r w:rsidR="00BF02C4">
          <w:rPr>
            <w:rFonts w:ascii="Times New Roman" w:hAnsi="Times New Roman"/>
            <w:color w:val="000000"/>
            <w:sz w:val="22"/>
            <w:szCs w:val="22"/>
          </w:rPr>
          <w:t xml:space="preserve"> </w:t>
        </w:r>
      </w:ins>
      <w:r>
        <w:rPr>
          <w:rFonts w:ascii="Times New Roman" w:hAnsi="Times New Roman"/>
          <w:color w:val="000000"/>
          <w:sz w:val="22"/>
          <w:szCs w:val="22"/>
        </w:rPr>
        <w:t>dans ta propre conscience,</w:t>
      </w:r>
    </w:p>
    <w:p w14:paraId="2B3C3E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Laquant ‘jn’oze pouin’ c’mandai ‘j’le frait,’</w:t>
      </w:r>
    </w:p>
    <w:p w14:paraId="413CEE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le poure cat dans l’ditton?</w:t>
      </w:r>
    </w:p>
    <w:p w14:paraId="599F2FC8" w14:textId="0C8D0081" w:rsidR="00E324CC" w:rsidRDefault="00000000">
      <w:pPr>
        <w:rPr>
          <w:rFonts w:hint="eastAsia"/>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Jt’en prie </w:t>
      </w:r>
      <w:r>
        <w:rPr>
          <w:rFonts w:ascii="Times New Roman" w:hAnsi="Times New Roman"/>
          <w:sz w:val="22"/>
          <w:szCs w:val="22"/>
        </w:rPr>
        <w:t>pai</w:t>
      </w:r>
      <w:r w:rsidR="0029621A">
        <w:rPr>
          <w:rFonts w:ascii="Times New Roman" w:hAnsi="Times New Roman"/>
          <w:sz w:val="22"/>
          <w:szCs w:val="22"/>
        </w:rPr>
        <w:t>x</w:t>
      </w:r>
    </w:p>
    <w:p w14:paraId="4AF900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J’oze faire tout shu kaie propre a un homme</w:t>
      </w:r>
    </w:p>
    <w:p w14:paraId="4D885CC5" w14:textId="77777777" w:rsidR="00E324CC" w:rsidRDefault="00000000">
      <w:pPr>
        <w:rPr>
          <w:rFonts w:ascii="Times New Roman" w:hAnsi="Times New Roman"/>
          <w:sz w:val="22"/>
          <w:szCs w:val="22"/>
        </w:rPr>
      </w:pPr>
      <w:r>
        <w:rPr>
          <w:rFonts w:ascii="Times New Roman" w:hAnsi="Times New Roman"/>
          <w:color w:val="000000"/>
          <w:sz w:val="22"/>
          <w:szCs w:val="22"/>
        </w:rPr>
        <w:tab/>
        <w:t>Le siaen qu’oze faire pu naie riaen</w:t>
      </w:r>
    </w:p>
    <w:p w14:paraId="035BC1AB" w14:textId="1859057F" w:rsidR="00E324CC" w:rsidRDefault="00000000">
      <w:pPr>
        <w:rPr>
          <w:rFonts w:ascii="Times New Roman" w:hAnsi="Times New Roman"/>
          <w:color w:val="000000"/>
          <w:sz w:val="22"/>
          <w:szCs w:val="22"/>
        </w:rPr>
      </w:pPr>
      <w:r>
        <w:rPr>
          <w:rFonts w:ascii="Times New Roman" w:hAnsi="Times New Roman"/>
          <w:color w:val="000000"/>
          <w:sz w:val="22"/>
          <w:szCs w:val="22"/>
        </w:rPr>
        <w:t xml:space="preserve">Dame M beth: </w:t>
      </w:r>
      <w:r>
        <w:rPr>
          <w:rFonts w:ascii="Times New Roman" w:hAnsi="Times New Roman"/>
          <w:color w:val="000000"/>
          <w:sz w:val="22"/>
          <w:szCs w:val="22"/>
        </w:rPr>
        <w:tab/>
      </w:r>
      <w:r>
        <w:rPr>
          <w:rFonts w:ascii="Times New Roman" w:hAnsi="Times New Roman"/>
          <w:color w:val="000000"/>
          <w:sz w:val="22"/>
          <w:szCs w:val="22"/>
        </w:rPr>
        <w:tab/>
        <w:t>Kieile bete donc que sh’</w:t>
      </w:r>
      <w:r w:rsidR="00CE249B">
        <w:rPr>
          <w:rFonts w:ascii="Times New Roman" w:hAnsi="Times New Roman"/>
          <w:color w:val="000000"/>
          <w:sz w:val="22"/>
          <w:szCs w:val="22"/>
        </w:rPr>
        <w:t>t</w:t>
      </w:r>
      <w:r>
        <w:rPr>
          <w:rFonts w:ascii="Times New Roman" w:hAnsi="Times New Roman"/>
          <w:color w:val="000000"/>
          <w:sz w:val="22"/>
          <w:szCs w:val="22"/>
        </w:rPr>
        <w:t>ait</w:t>
      </w:r>
    </w:p>
    <w:p w14:paraId="72217743" w14:textId="77777777" w:rsidR="00E324CC" w:rsidRDefault="00000000">
      <w:pPr>
        <w:rPr>
          <w:rFonts w:ascii="Times New Roman" w:hAnsi="Times New Roman"/>
          <w:sz w:val="22"/>
          <w:szCs w:val="22"/>
        </w:rPr>
      </w:pPr>
      <w:r>
        <w:rPr>
          <w:rFonts w:ascii="Times New Roman" w:hAnsi="Times New Roman"/>
          <w:color w:val="000000"/>
          <w:sz w:val="22"/>
          <w:szCs w:val="22"/>
        </w:rPr>
        <w:tab/>
        <w:t>Qui vou fie rompre cht’enterprinse la a mé?</w:t>
      </w:r>
    </w:p>
    <w:p w14:paraId="08E943B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vou z’ozaetes le faire vou z’etaites un homme;</w:t>
      </w:r>
    </w:p>
    <w:p w14:paraId="77D8BA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par eaet pu kou n’etaites vou s’raetes</w:t>
      </w:r>
    </w:p>
    <w:p w14:paraId="5071B8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Chunna d’pu homme. Ni l’temps ni la pièche</w:t>
      </w:r>
    </w:p>
    <w:p w14:paraId="35C0147D" w14:textId="2A348831" w:rsidR="00E324CC" w:rsidRDefault="00000000">
      <w:pPr>
        <w:rPr>
          <w:rFonts w:ascii="Times New Roman" w:hAnsi="Times New Roman"/>
          <w:color w:val="000000"/>
          <w:sz w:val="22"/>
          <w:szCs w:val="22"/>
        </w:rPr>
      </w:pPr>
      <w:r>
        <w:rPr>
          <w:rFonts w:ascii="Times New Roman" w:hAnsi="Times New Roman"/>
          <w:color w:val="000000"/>
          <w:sz w:val="22"/>
          <w:szCs w:val="22"/>
        </w:rPr>
        <w:tab/>
        <w:t>N’et</w:t>
      </w:r>
      <w:r w:rsidR="00CE249B">
        <w:rPr>
          <w:rFonts w:ascii="Times New Roman" w:hAnsi="Times New Roman"/>
          <w:color w:val="000000"/>
          <w:sz w:val="22"/>
          <w:szCs w:val="22"/>
        </w:rPr>
        <w:t>ai</w:t>
      </w:r>
      <w:r>
        <w:rPr>
          <w:rFonts w:ascii="Times New Roman" w:hAnsi="Times New Roman"/>
          <w:color w:val="000000"/>
          <w:sz w:val="22"/>
          <w:szCs w:val="22"/>
        </w:rPr>
        <w:t>e pouin et acouare vou laie faizaetes laie daeux</w:t>
      </w:r>
    </w:p>
    <w:p w14:paraId="24DEE145" w14:textId="77777777" w:rsidR="00E324CC" w:rsidRDefault="00000000">
      <w:pPr>
        <w:rPr>
          <w:rFonts w:hint="eastAsia"/>
        </w:rPr>
      </w:pPr>
      <w:r>
        <w:rPr>
          <w:rFonts w:ascii="Times New Roman" w:hAnsi="Times New Roman"/>
          <w:color w:val="000000"/>
          <w:sz w:val="22"/>
          <w:szCs w:val="22"/>
        </w:rPr>
        <w:tab/>
        <w:t xml:space="preserve">I s’sont faites yaeux </w:t>
      </w:r>
      <w:r>
        <w:rPr>
          <w:rFonts w:ascii="Times New Roman" w:hAnsi="Times New Roman"/>
          <w:sz w:val="22"/>
          <w:szCs w:val="22"/>
        </w:rPr>
        <w:t>memes</w:t>
      </w:r>
      <w:r>
        <w:rPr>
          <w:rFonts w:ascii="Times New Roman" w:hAnsi="Times New Roman"/>
          <w:color w:val="000000"/>
          <w:sz w:val="22"/>
          <w:szCs w:val="22"/>
        </w:rPr>
        <w:t xml:space="preserve"> et oshteure leux facon</w:t>
      </w:r>
    </w:p>
    <w:p w14:paraId="1574D016"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Vou met hors j’ait bayi a </w:t>
      </w:r>
      <w:r>
        <w:rPr>
          <w:rFonts w:ascii="Times New Roman" w:hAnsi="Times New Roman"/>
          <w:sz w:val="22"/>
          <w:szCs w:val="22"/>
        </w:rPr>
        <w:t>tettai</w:t>
      </w:r>
      <w:r>
        <w:rPr>
          <w:rFonts w:ascii="Times New Roman" w:hAnsi="Times New Roman"/>
          <w:color w:val="000000"/>
          <w:sz w:val="22"/>
          <w:szCs w:val="22"/>
        </w:rPr>
        <w:t xml:space="preserve"> et je siei</w:t>
      </w:r>
    </w:p>
    <w:p w14:paraId="3D5FA2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il aie doux d’aiemai l’efant qui m’trait</w:t>
      </w:r>
    </w:p>
    <w:p w14:paraId="18E6FF8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J’erais tandis qui riait a men visage </w:t>
      </w:r>
    </w:p>
    <w:p w14:paraId="70E670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Errachi men titton d’saie machouaires sans dents</w:t>
      </w:r>
    </w:p>
    <w:p w14:paraId="53740C3E" w14:textId="3C599C56" w:rsidR="00E324CC" w:rsidRDefault="00000000">
      <w:pPr>
        <w:rPr>
          <w:rFonts w:hint="eastAsia"/>
        </w:rPr>
      </w:pPr>
      <w:r>
        <w:rPr>
          <w:rFonts w:ascii="Times New Roman" w:hAnsi="Times New Roman"/>
          <w:color w:val="000000"/>
          <w:sz w:val="22"/>
          <w:szCs w:val="22"/>
        </w:rPr>
        <w:tab/>
        <w:t xml:space="preserve">Et l’eraie </w:t>
      </w:r>
      <w:r>
        <w:rPr>
          <w:rFonts w:ascii="Times New Roman" w:hAnsi="Times New Roman"/>
          <w:sz w:val="22"/>
          <w:szCs w:val="22"/>
        </w:rPr>
        <w:t>d</w:t>
      </w:r>
      <w:r w:rsidR="00CE249B">
        <w:rPr>
          <w:rFonts w:ascii="Times New Roman" w:hAnsi="Times New Roman"/>
          <w:sz w:val="22"/>
          <w:szCs w:val="22"/>
        </w:rPr>
        <w:t>è</w:t>
      </w:r>
      <w:r>
        <w:rPr>
          <w:rFonts w:ascii="Times New Roman" w:hAnsi="Times New Roman"/>
          <w:sz w:val="22"/>
          <w:szCs w:val="22"/>
        </w:rPr>
        <w:t>chervelai</w:t>
      </w:r>
      <w:r>
        <w:rPr>
          <w:rFonts w:ascii="Times New Roman" w:hAnsi="Times New Roman"/>
          <w:color w:val="CE181E"/>
          <w:sz w:val="22"/>
          <w:szCs w:val="22"/>
        </w:rPr>
        <w:t xml:space="preserve"> </w:t>
      </w:r>
      <w:r>
        <w:rPr>
          <w:rFonts w:ascii="Times New Roman" w:hAnsi="Times New Roman"/>
          <w:sz w:val="22"/>
          <w:szCs w:val="22"/>
        </w:rPr>
        <w:t>si j’avais jurai comme</w:t>
      </w:r>
    </w:p>
    <w:p w14:paraId="26069019" w14:textId="77777777" w:rsidR="00E324CC" w:rsidRDefault="00000000">
      <w:pPr>
        <w:rPr>
          <w:rFonts w:ascii="Times New Roman" w:hAnsi="Times New Roman"/>
          <w:sz w:val="22"/>
          <w:szCs w:val="22"/>
        </w:rPr>
      </w:pPr>
      <w:r>
        <w:rPr>
          <w:rFonts w:ascii="Times New Roman" w:hAnsi="Times New Roman"/>
          <w:sz w:val="22"/>
          <w:szCs w:val="22"/>
        </w:rPr>
        <w:tab/>
        <w:t>Vou z’avai fait dans shunshin</w:t>
      </w:r>
    </w:p>
    <w:p w14:paraId="64D2E64C" w14:textId="54CF7598" w:rsidR="00E324CC" w:rsidRDefault="00000000">
      <w:pPr>
        <w:rPr>
          <w:rFonts w:hint="eastAsia"/>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t>Si j’</w:t>
      </w:r>
      <w:r>
        <w:rPr>
          <w:rFonts w:ascii="Times New Roman" w:hAnsi="Times New Roman"/>
          <w:sz w:val="22"/>
          <w:szCs w:val="22"/>
        </w:rPr>
        <w:t>allaeme</w:t>
      </w:r>
      <w:r w:rsidR="00CE249B">
        <w:rPr>
          <w:rFonts w:ascii="Times New Roman" w:hAnsi="Times New Roman"/>
          <w:sz w:val="22"/>
          <w:szCs w:val="22"/>
        </w:rPr>
        <w:t>s</w:t>
      </w:r>
      <w:r>
        <w:rPr>
          <w:rFonts w:ascii="Times New Roman" w:hAnsi="Times New Roman"/>
          <w:color w:val="000000"/>
          <w:sz w:val="22"/>
          <w:szCs w:val="22"/>
        </w:rPr>
        <w:t xml:space="preserve"> manqué?</w:t>
      </w:r>
    </w:p>
    <w:p w14:paraId="09D9DBF0" w14:textId="64F5EADB" w:rsidR="00E324CC" w:rsidRDefault="00000000">
      <w:pPr>
        <w:rPr>
          <w:rFonts w:ascii="Times New Roman" w:hAnsi="Times New Roman"/>
          <w:sz w:val="22"/>
          <w:szCs w:val="22"/>
        </w:rPr>
      </w:pPr>
      <w:r>
        <w:rPr>
          <w:rFonts w:ascii="Times New Roman" w:hAnsi="Times New Roman"/>
          <w:color w:val="000000"/>
          <w:sz w:val="22"/>
          <w:szCs w:val="22"/>
        </w:rPr>
        <w:t xml:space="preserve">D M 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No</w:t>
      </w:r>
      <w:r w:rsidR="00510620">
        <w:rPr>
          <w:rFonts w:ascii="Times New Roman" w:hAnsi="Times New Roman"/>
          <w:color w:val="000000"/>
          <w:sz w:val="22"/>
          <w:szCs w:val="22"/>
        </w:rPr>
        <w:t>n</w:t>
      </w:r>
      <w:r>
        <w:rPr>
          <w:rFonts w:ascii="Times New Roman" w:hAnsi="Times New Roman"/>
          <w:color w:val="000000"/>
          <w:sz w:val="22"/>
          <w:szCs w:val="22"/>
        </w:rPr>
        <w:t xml:space="preserve"> manqué.</w:t>
      </w:r>
    </w:p>
    <w:p w14:paraId="05D73000" w14:textId="4CDCA31A" w:rsidR="00E324CC" w:rsidRDefault="00000000">
      <w:pPr>
        <w:rPr>
          <w:rFonts w:ascii="Times New Roman" w:hAnsi="Times New Roman"/>
          <w:sz w:val="22"/>
          <w:szCs w:val="22"/>
        </w:rPr>
      </w:pPr>
      <w:r>
        <w:rPr>
          <w:rFonts w:ascii="Times New Roman" w:hAnsi="Times New Roman"/>
          <w:color w:val="000000"/>
          <w:sz w:val="22"/>
          <w:szCs w:val="22"/>
        </w:rPr>
        <w:tab/>
        <w:t>Etra</w:t>
      </w:r>
      <w:r w:rsidR="00765AC5">
        <w:rPr>
          <w:rFonts w:ascii="Times New Roman" w:hAnsi="Times New Roman"/>
          <w:color w:val="000000"/>
          <w:sz w:val="22"/>
          <w:szCs w:val="22"/>
        </w:rPr>
        <w:t>gn</w:t>
      </w:r>
      <w:r>
        <w:rPr>
          <w:rFonts w:ascii="Times New Roman" w:hAnsi="Times New Roman"/>
          <w:color w:val="000000"/>
          <w:sz w:val="22"/>
          <w:szCs w:val="22"/>
        </w:rPr>
        <w:t>i</w:t>
      </w:r>
      <w:r w:rsidR="003C5C7F">
        <w:rPr>
          <w:rFonts w:ascii="Times New Roman" w:hAnsi="Times New Roman"/>
          <w:color w:val="000000"/>
          <w:sz w:val="22"/>
          <w:szCs w:val="22"/>
        </w:rPr>
        <w:t>e</w:t>
      </w:r>
      <w:r>
        <w:rPr>
          <w:rFonts w:ascii="Times New Roman" w:hAnsi="Times New Roman"/>
          <w:color w:val="000000"/>
          <w:sz w:val="22"/>
          <w:szCs w:val="22"/>
        </w:rPr>
        <w:t xml:space="preserve"> seulemaen vot couarage pour le jab,</w:t>
      </w:r>
    </w:p>
    <w:p w14:paraId="2B5931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j’en manqueron pouin. Quand Duncan dormira</w:t>
      </w:r>
    </w:p>
    <w:p w14:paraId="17BDF9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De qui d’sera le dur viage d’sen jour </w:t>
      </w:r>
    </w:p>
    <w:p w14:paraId="6E17C1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Lie poussera saie daeux captaienes de chambre</w:t>
      </w:r>
    </w:p>
    <w:p w14:paraId="207141E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du vin et du pyaiezi j’lez amuezrait</w:t>
      </w:r>
    </w:p>
    <w:p w14:paraId="33F9789C" w14:textId="77777777" w:rsidR="00E324CC" w:rsidRDefault="00000000">
      <w:pPr>
        <w:rPr>
          <w:rFonts w:ascii="Times New Roman" w:hAnsi="Times New Roman"/>
          <w:sz w:val="22"/>
          <w:szCs w:val="22"/>
        </w:rPr>
      </w:pPr>
      <w:r>
        <w:rPr>
          <w:rFonts w:ascii="Times New Roman" w:hAnsi="Times New Roman"/>
          <w:color w:val="000000"/>
          <w:sz w:val="22"/>
          <w:szCs w:val="22"/>
        </w:rPr>
        <w:tab/>
        <w:t>Qu’la memouaire kaie la gargiaenne du chervè</w:t>
      </w:r>
    </w:p>
    <w:p w14:paraId="0494B5AB"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S’ra une fumaie et la forche dla raison </w:t>
      </w:r>
    </w:p>
    <w:p w14:paraId="580A0F0D" w14:textId="476A02DF" w:rsidR="00E324CC" w:rsidRDefault="00000000">
      <w:pPr>
        <w:rPr>
          <w:rFonts w:hint="eastAsia"/>
        </w:rPr>
      </w:pPr>
      <w:r>
        <w:rPr>
          <w:rFonts w:ascii="Times New Roman" w:hAnsi="Times New Roman"/>
          <w:color w:val="000000"/>
          <w:sz w:val="22"/>
          <w:szCs w:val="22"/>
        </w:rPr>
        <w:tab/>
        <w:t>S</w:t>
      </w:r>
      <w:r>
        <w:rPr>
          <w:rFonts w:ascii="Times New Roman" w:hAnsi="Times New Roman"/>
          <w:sz w:val="22"/>
          <w:szCs w:val="22"/>
        </w:rPr>
        <w:t>’ra</w:t>
      </w:r>
      <w:r>
        <w:rPr>
          <w:rFonts w:ascii="Times New Roman" w:hAnsi="Times New Roman"/>
          <w:color w:val="000000"/>
          <w:sz w:val="22"/>
          <w:szCs w:val="22"/>
        </w:rPr>
        <w:t xml:space="preserve"> endormie; Quand endormis comme daie </w:t>
      </w:r>
      <w:r>
        <w:rPr>
          <w:rFonts w:ascii="Times New Roman" w:hAnsi="Times New Roman"/>
          <w:sz w:val="22"/>
          <w:szCs w:val="22"/>
        </w:rPr>
        <w:t>pourchia</w:t>
      </w:r>
      <w:r w:rsidR="00765AC5">
        <w:rPr>
          <w:rFonts w:ascii="Times New Roman" w:hAnsi="Times New Roman"/>
          <w:sz w:val="22"/>
          <w:szCs w:val="22"/>
        </w:rPr>
        <w:t>u</w:t>
      </w:r>
      <w:r>
        <w:rPr>
          <w:rFonts w:ascii="Times New Roman" w:hAnsi="Times New Roman"/>
          <w:sz w:val="22"/>
          <w:szCs w:val="22"/>
        </w:rPr>
        <w:t>es</w:t>
      </w:r>
    </w:p>
    <w:p w14:paraId="14F04C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Qu’leux poures nature se r’pozra comme dans la mort </w:t>
      </w:r>
    </w:p>
    <w:p w14:paraId="61C01218"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Kaie qu’ j’en pouvon pouin faire vou et mè </w:t>
      </w:r>
    </w:p>
    <w:p w14:paraId="2082FB96" w14:textId="77777777" w:rsidR="00E324CC" w:rsidRDefault="00000000">
      <w:pPr>
        <w:rPr>
          <w:rFonts w:ascii="Times New Roman" w:hAnsi="Times New Roman"/>
          <w:sz w:val="22"/>
          <w:szCs w:val="22"/>
        </w:rPr>
      </w:pPr>
      <w:r>
        <w:rPr>
          <w:rFonts w:ascii="Times New Roman" w:hAnsi="Times New Roman"/>
          <w:color w:val="000000"/>
          <w:sz w:val="22"/>
          <w:szCs w:val="22"/>
        </w:rPr>
        <w:lastRenderedPageBreak/>
        <w:tab/>
        <w:t>Su Duncan pouin? gardai qui pouin pouviè mettre su</w:t>
      </w:r>
    </w:p>
    <w:p w14:paraId="5BFA6D4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Saie captaienes bragis qui porterons la faute</w:t>
      </w:r>
    </w:p>
    <w:p w14:paraId="31400B93" w14:textId="78CC3685"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De not grand </w:t>
      </w:r>
      <w:r>
        <w:rPr>
          <w:rFonts w:ascii="Times New Roman" w:hAnsi="Times New Roman"/>
          <w:sz w:val="22"/>
          <w:szCs w:val="22"/>
        </w:rPr>
        <w:t>comsplot</w:t>
      </w:r>
    </w:p>
    <w:p w14:paraId="0108CF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t>Accouache d’efants males seulemaen</w:t>
      </w:r>
    </w:p>
    <w:p w14:paraId="4A1718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Car ta maquere </w:t>
      </w:r>
      <w:r>
        <w:rPr>
          <w:rFonts w:ascii="Times New Roman" w:hAnsi="Times New Roman"/>
          <w:sz w:val="22"/>
          <w:szCs w:val="22"/>
        </w:rPr>
        <w:t>couaraghaeuse</w:t>
      </w:r>
      <w:r>
        <w:rPr>
          <w:rFonts w:ascii="Times New Roman" w:hAnsi="Times New Roman"/>
          <w:color w:val="000000"/>
          <w:sz w:val="22"/>
          <w:szCs w:val="22"/>
        </w:rPr>
        <w:t xml:space="preserve"> ne pourra faire</w:t>
      </w:r>
    </w:p>
    <w:p w14:paraId="731963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Riaen qu’ daie males. S’ra ti pouin creux</w:t>
      </w:r>
    </w:p>
    <w:p w14:paraId="300F2BAB" w14:textId="48FD0A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Quand j’eron douabai d’sang laie </w:t>
      </w:r>
      <w:r>
        <w:rPr>
          <w:rFonts w:ascii="Times New Roman" w:hAnsi="Times New Roman"/>
          <w:sz w:val="22"/>
          <w:szCs w:val="22"/>
        </w:rPr>
        <w:t>daeu</w:t>
      </w:r>
      <w:r w:rsidR="003355B6">
        <w:rPr>
          <w:rFonts w:ascii="Times New Roman" w:hAnsi="Times New Roman"/>
          <w:sz w:val="22"/>
          <w:szCs w:val="22"/>
        </w:rPr>
        <w:t>x</w:t>
      </w:r>
      <w:r>
        <w:rPr>
          <w:rFonts w:ascii="Times New Roman" w:hAnsi="Times New Roman"/>
          <w:color w:val="000000"/>
          <w:sz w:val="22"/>
          <w:szCs w:val="22"/>
        </w:rPr>
        <w:t xml:space="preserve"> endormis</w:t>
      </w:r>
    </w:p>
    <w:p w14:paraId="510B0A6C" w14:textId="2E874ED3" w:rsidR="00E324CC" w:rsidRDefault="00000000">
      <w:pPr>
        <w:rPr>
          <w:rFonts w:ascii="Times New Roman" w:hAnsi="Times New Roman"/>
          <w:color w:val="000000"/>
          <w:sz w:val="22"/>
          <w:szCs w:val="22"/>
        </w:rPr>
      </w:pPr>
      <w:r>
        <w:rPr>
          <w:rFonts w:ascii="Times New Roman" w:hAnsi="Times New Roman"/>
          <w:color w:val="000000"/>
          <w:sz w:val="22"/>
          <w:szCs w:val="22"/>
        </w:rPr>
        <w:tab/>
        <w:t>D’sa propre chambre et fait servi leux cou</w:t>
      </w:r>
      <w:r w:rsidR="003355B6">
        <w:rPr>
          <w:rFonts w:ascii="Times New Roman" w:hAnsi="Times New Roman"/>
          <w:color w:val="000000"/>
          <w:sz w:val="22"/>
          <w:szCs w:val="22"/>
        </w:rPr>
        <w:t>k</w:t>
      </w:r>
      <w:r>
        <w:rPr>
          <w:rFonts w:ascii="Times New Roman" w:hAnsi="Times New Roman"/>
          <w:color w:val="000000"/>
          <w:sz w:val="22"/>
          <w:szCs w:val="22"/>
        </w:rPr>
        <w:t>iaues</w:t>
      </w:r>
    </w:p>
    <w:p w14:paraId="2F9BC0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l’erons fait?</w:t>
      </w:r>
    </w:p>
    <w:p w14:paraId="0526853D" w14:textId="17E7B518" w:rsidR="00E324CC" w:rsidRDefault="00000000">
      <w:pPr>
        <w:rPr>
          <w:rFonts w:ascii="Times New Roman" w:hAnsi="Times New Roman"/>
          <w:sz w:val="22"/>
          <w:szCs w:val="22"/>
        </w:rPr>
      </w:pPr>
      <w:r>
        <w:rPr>
          <w:rFonts w:ascii="Times New Roman" w:hAnsi="Times New Roman"/>
          <w:color w:val="000000"/>
          <w:sz w:val="22"/>
          <w:szCs w:val="22"/>
        </w:rPr>
        <w:t xml:space="preserve">D M beth: </w:t>
      </w:r>
      <w:r>
        <w:rPr>
          <w:rFonts w:ascii="Times New Roman" w:hAnsi="Times New Roman"/>
          <w:color w:val="000000"/>
          <w:sz w:val="22"/>
          <w:szCs w:val="22"/>
        </w:rPr>
        <w:tab/>
        <w:t>Kaie qu’oze le cra</w:t>
      </w:r>
      <w:r w:rsidR="003355B6">
        <w:rPr>
          <w:rFonts w:ascii="Times New Roman" w:hAnsi="Times New Roman"/>
          <w:color w:val="000000"/>
          <w:sz w:val="22"/>
          <w:szCs w:val="22"/>
        </w:rPr>
        <w:t>ire</w:t>
      </w:r>
      <w:r>
        <w:rPr>
          <w:rFonts w:ascii="Times New Roman" w:hAnsi="Times New Roman"/>
          <w:color w:val="000000"/>
          <w:sz w:val="22"/>
          <w:szCs w:val="22"/>
        </w:rPr>
        <w:t xml:space="preserve"> autermaen</w:t>
      </w:r>
    </w:p>
    <w:p w14:paraId="31D2211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Suivant comme je jaiendron et crieron nos cris</w:t>
      </w:r>
    </w:p>
    <w:p w14:paraId="654B73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Atouar sa mort?</w:t>
      </w:r>
    </w:p>
    <w:p w14:paraId="1AAC04E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t>Je sie daisiddai et j’prepare</w:t>
      </w:r>
    </w:p>
    <w:p w14:paraId="5444BA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Chaque partie d’men corps pour shu taireiblle travats la,</w:t>
      </w:r>
    </w:p>
    <w:p w14:paraId="6BAC1880" w14:textId="77777777" w:rsidR="00E324CC" w:rsidRDefault="00000000">
      <w:pPr>
        <w:rPr>
          <w:rFonts w:ascii="Times New Roman" w:hAnsi="Times New Roman"/>
          <w:sz w:val="22"/>
          <w:szCs w:val="22"/>
        </w:rPr>
      </w:pPr>
      <w:r>
        <w:rPr>
          <w:rFonts w:ascii="Times New Roman" w:hAnsi="Times New Roman"/>
          <w:color w:val="000000"/>
          <w:sz w:val="22"/>
          <w:szCs w:val="22"/>
        </w:rPr>
        <w:tab/>
      </w:r>
      <w:commentRangeStart w:id="28"/>
      <w:r>
        <w:rPr>
          <w:rFonts w:ascii="Times New Roman" w:hAnsi="Times New Roman"/>
          <w:color w:val="000000"/>
          <w:sz w:val="22"/>
          <w:szCs w:val="22"/>
        </w:rPr>
        <w:t>Annon</w:t>
      </w:r>
      <w:commentRangeEnd w:id="28"/>
      <w:r w:rsidR="003355B6">
        <w:rPr>
          <w:rStyle w:val="CommentReference"/>
          <w:rFonts w:cs="Mangal"/>
        </w:rPr>
        <w:commentReference w:id="28"/>
      </w:r>
      <w:r>
        <w:rPr>
          <w:rFonts w:ascii="Times New Roman" w:hAnsi="Times New Roman"/>
          <w:color w:val="000000"/>
          <w:sz w:val="22"/>
          <w:szCs w:val="22"/>
        </w:rPr>
        <w:t xml:space="preserve">, et </w:t>
      </w:r>
      <w:r>
        <w:rPr>
          <w:rFonts w:ascii="Times New Roman" w:hAnsi="Times New Roman"/>
          <w:sz w:val="22"/>
          <w:szCs w:val="22"/>
        </w:rPr>
        <w:t>triquon</w:t>
      </w:r>
      <w:r>
        <w:rPr>
          <w:rFonts w:ascii="Times New Roman" w:hAnsi="Times New Roman"/>
          <w:color w:val="000000"/>
          <w:sz w:val="22"/>
          <w:szCs w:val="22"/>
        </w:rPr>
        <w:t xml:space="preserve"> l’temps auve la pu belle mine</w:t>
      </w:r>
    </w:p>
    <w:p w14:paraId="4434E2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l’faux visage muchi shu que l’faux coeur siei.</w:t>
      </w:r>
    </w:p>
    <w:p w14:paraId="3BDCA0A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1A0B766B" w14:textId="77777777" w:rsidR="00E324CC" w:rsidRDefault="00E324CC">
      <w:pPr>
        <w:rPr>
          <w:rFonts w:ascii="Times New Roman" w:hAnsi="Times New Roman"/>
          <w:color w:val="000000"/>
          <w:sz w:val="22"/>
          <w:szCs w:val="22"/>
        </w:rPr>
      </w:pPr>
    </w:p>
    <w:p w14:paraId="44CA9B3F"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Acte 2 </w:t>
      </w:r>
    </w:p>
    <w:p w14:paraId="2BB29874" w14:textId="77777777" w:rsidR="00E324CC" w:rsidRDefault="00E324CC">
      <w:pPr>
        <w:jc w:val="center"/>
        <w:rPr>
          <w:rFonts w:ascii="Times New Roman" w:hAnsi="Times New Roman"/>
          <w:color w:val="000000"/>
          <w:sz w:val="22"/>
          <w:szCs w:val="22"/>
        </w:rPr>
      </w:pPr>
    </w:p>
    <w:p w14:paraId="7D8F6870" w14:textId="2F1B154A"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Scene 1. Le meme. </w:t>
      </w:r>
      <w:r>
        <w:rPr>
          <w:rFonts w:ascii="Times New Roman" w:hAnsi="Times New Roman"/>
          <w:sz w:val="22"/>
          <w:szCs w:val="22"/>
        </w:rPr>
        <w:t>Belle</w:t>
      </w:r>
      <w:r>
        <w:rPr>
          <w:rFonts w:ascii="Times New Roman" w:hAnsi="Times New Roman"/>
          <w:color w:val="000000"/>
          <w:sz w:val="22"/>
          <w:szCs w:val="22"/>
        </w:rPr>
        <w:t xml:space="preserve"> dans l’chat</w:t>
      </w:r>
      <w:r w:rsidR="003355B6">
        <w:rPr>
          <w:rFonts w:ascii="Times New Roman" w:hAnsi="Times New Roman"/>
          <w:color w:val="000000"/>
          <w:sz w:val="22"/>
          <w:szCs w:val="22"/>
        </w:rPr>
        <w:t>è</w:t>
      </w:r>
      <w:r>
        <w:rPr>
          <w:rFonts w:ascii="Times New Roman" w:hAnsi="Times New Roman"/>
          <w:color w:val="000000"/>
          <w:sz w:val="22"/>
          <w:szCs w:val="22"/>
        </w:rPr>
        <w:t>.</w:t>
      </w:r>
    </w:p>
    <w:p w14:paraId="01A689C7" w14:textId="77777777" w:rsidR="00E324CC" w:rsidRDefault="00E324CC">
      <w:pPr>
        <w:rPr>
          <w:rFonts w:ascii="Times New Roman" w:hAnsi="Times New Roman"/>
          <w:color w:val="000000"/>
          <w:sz w:val="22"/>
          <w:szCs w:val="22"/>
        </w:rPr>
      </w:pPr>
    </w:p>
    <w:p w14:paraId="6D0038C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Entre Baquo et Fleance et un Valet auve une veux d’vant yaeux.</w:t>
      </w:r>
    </w:p>
    <w:p w14:paraId="3C8F5847" w14:textId="77777777" w:rsidR="00E324CC" w:rsidRDefault="00E324CC">
      <w:pPr>
        <w:rPr>
          <w:rFonts w:ascii="Times New Roman" w:hAnsi="Times New Roman"/>
          <w:color w:val="000000"/>
          <w:sz w:val="22"/>
          <w:szCs w:val="22"/>
        </w:rPr>
      </w:pPr>
    </w:p>
    <w:p w14:paraId="623A78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Commaie qu’la gniet va, garcon? </w:t>
      </w:r>
    </w:p>
    <w:p w14:paraId="782714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Fle: La lune aie couachie; jn’ait pouin oui l’haueloge.</w:t>
      </w:r>
    </w:p>
    <w:p w14:paraId="0E5867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Et a s’couache a douze.</w:t>
      </w:r>
    </w:p>
    <w:p w14:paraId="70795F23" w14:textId="77777777" w:rsidR="00E324CC" w:rsidRDefault="00000000">
      <w:pPr>
        <w:rPr>
          <w:rFonts w:ascii="Times New Roman" w:hAnsi="Times New Roman"/>
          <w:sz w:val="22"/>
          <w:szCs w:val="22"/>
        </w:rPr>
      </w:pPr>
      <w:r>
        <w:rPr>
          <w:rFonts w:ascii="Times New Roman" w:hAnsi="Times New Roman"/>
          <w:color w:val="000000"/>
          <w:sz w:val="22"/>
          <w:szCs w:val="22"/>
        </w:rPr>
        <w:t xml:space="preserve">Fle: J’crè qu’il aie pu tard, mousieu. </w:t>
      </w:r>
    </w:p>
    <w:p w14:paraId="7B43AF1B" w14:textId="3D0C7ADF"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La </w:t>
      </w:r>
      <w:r w:rsidR="003355B6">
        <w:rPr>
          <w:rFonts w:ascii="Times New Roman" w:hAnsi="Times New Roman"/>
          <w:color w:val="000000"/>
          <w:sz w:val="22"/>
          <w:szCs w:val="22"/>
        </w:rPr>
        <w:t>k</w:t>
      </w:r>
      <w:r>
        <w:rPr>
          <w:rFonts w:ascii="Times New Roman" w:hAnsi="Times New Roman"/>
          <w:color w:val="000000"/>
          <w:sz w:val="22"/>
          <w:szCs w:val="22"/>
        </w:rPr>
        <w:t>iaen men sahbre. Ya bouan menage au cieil;</w:t>
      </w:r>
    </w:p>
    <w:p w14:paraId="6EA1A6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Leux chandelles sont daitaientes. La praen chunna etou.</w:t>
      </w:r>
    </w:p>
    <w:p w14:paraId="4A7D7AE7" w14:textId="77777777" w:rsidR="00E324CC" w:rsidRDefault="00000000">
      <w:pPr>
        <w:rPr>
          <w:rFonts w:ascii="Times New Roman" w:hAnsi="Times New Roman"/>
          <w:sz w:val="22"/>
          <w:szCs w:val="22"/>
        </w:rPr>
      </w:pPr>
      <w:r>
        <w:rPr>
          <w:rFonts w:ascii="Times New Roman" w:hAnsi="Times New Roman"/>
          <w:color w:val="000000"/>
          <w:sz w:val="22"/>
          <w:szCs w:val="22"/>
        </w:rPr>
        <w:tab/>
        <w:t>Ya une drole de b’zanteur comme du pion su mé,</w:t>
      </w:r>
    </w:p>
    <w:p w14:paraId="4AE0DA3E" w14:textId="77777777" w:rsidR="00E324CC" w:rsidRDefault="00000000">
      <w:pPr>
        <w:rPr>
          <w:rFonts w:ascii="Times New Roman" w:hAnsi="Times New Roman"/>
          <w:sz w:val="22"/>
          <w:szCs w:val="22"/>
        </w:rPr>
      </w:pPr>
      <w:r>
        <w:rPr>
          <w:rFonts w:ascii="Times New Roman" w:hAnsi="Times New Roman"/>
          <w:color w:val="000000"/>
          <w:sz w:val="22"/>
          <w:szCs w:val="22"/>
        </w:rPr>
        <w:tab/>
        <w:t>Et acouare j’en peux pouin dormi: pouvoirs de piti!</w:t>
      </w:r>
    </w:p>
    <w:p w14:paraId="2F214CB3"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Hahlai d’mè laie maudites pensaies a qui la nature </w:t>
      </w:r>
    </w:p>
    <w:p w14:paraId="2B883024" w14:textId="77777777" w:rsidR="00E324CC" w:rsidRDefault="00000000">
      <w:pPr>
        <w:rPr>
          <w:rFonts w:hint="eastAsia"/>
        </w:rPr>
      </w:pPr>
      <w:r>
        <w:rPr>
          <w:rFonts w:ascii="Times New Roman" w:hAnsi="Times New Roman"/>
          <w:color w:val="000000"/>
          <w:sz w:val="22"/>
          <w:szCs w:val="22"/>
        </w:rPr>
        <w:tab/>
        <w:t xml:space="preserve">Cede ou r’pos. </w:t>
      </w:r>
    </w:p>
    <w:p w14:paraId="22ABA900" w14:textId="77777777" w:rsidR="00E324CC" w:rsidRDefault="00E324CC">
      <w:pPr>
        <w:rPr>
          <w:rFonts w:ascii="Times New Roman" w:hAnsi="Times New Roman"/>
          <w:color w:val="000000"/>
          <w:sz w:val="22"/>
          <w:szCs w:val="22"/>
        </w:rPr>
      </w:pPr>
    </w:p>
    <w:p w14:paraId="2E7F2943" w14:textId="77777777" w:rsidR="00E324CC" w:rsidRDefault="00000000">
      <w:pPr>
        <w:rPr>
          <w:rFonts w:hint="eastAsia"/>
        </w:rPr>
      </w:pPr>
      <w:r>
        <w:rPr>
          <w:rFonts w:ascii="Times New Roman" w:hAnsi="Times New Roman"/>
          <w:color w:val="000000"/>
          <w:sz w:val="22"/>
          <w:szCs w:val="22"/>
        </w:rPr>
        <w:t>[Entre Macbeth et un Valet auve une veux]</w:t>
      </w:r>
    </w:p>
    <w:p w14:paraId="5F5EB506" w14:textId="77777777" w:rsidR="00E324CC" w:rsidRDefault="00E324CC">
      <w:pPr>
        <w:rPr>
          <w:rFonts w:ascii="Times New Roman" w:hAnsi="Times New Roman"/>
          <w:color w:val="000000"/>
          <w:sz w:val="22"/>
          <w:szCs w:val="22"/>
        </w:rPr>
      </w:pPr>
    </w:p>
    <w:p w14:paraId="4F537E2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Baeille mè men sahbre.</w:t>
      </w:r>
    </w:p>
    <w:p w14:paraId="511C3367" w14:textId="22D27F53" w:rsidR="00E324CC" w:rsidRDefault="00000000">
      <w:pPr>
        <w:rPr>
          <w:rFonts w:ascii="Times New Roman" w:hAnsi="Times New Roman"/>
          <w:color w:val="000000"/>
          <w:sz w:val="22"/>
          <w:szCs w:val="22"/>
        </w:rPr>
      </w:pPr>
      <w:r>
        <w:rPr>
          <w:rFonts w:ascii="Times New Roman" w:hAnsi="Times New Roman"/>
          <w:color w:val="000000"/>
          <w:sz w:val="22"/>
          <w:szCs w:val="22"/>
        </w:rPr>
        <w:tab/>
        <w:t>Kaie k</w:t>
      </w:r>
      <w:r w:rsidR="003C5C7F">
        <w:rPr>
          <w:rFonts w:ascii="Times New Roman" w:hAnsi="Times New Roman"/>
          <w:color w:val="000000"/>
          <w:sz w:val="22"/>
          <w:szCs w:val="22"/>
        </w:rPr>
        <w:t>e</w:t>
      </w:r>
      <w:r>
        <w:rPr>
          <w:rFonts w:ascii="Times New Roman" w:hAnsi="Times New Roman"/>
          <w:color w:val="000000"/>
          <w:sz w:val="22"/>
          <w:szCs w:val="22"/>
        </w:rPr>
        <w:t>è la?</w:t>
      </w:r>
    </w:p>
    <w:p w14:paraId="41ECD2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Un ami</w:t>
      </w:r>
    </w:p>
    <w:p w14:paraId="3565C0FE" w14:textId="006B637B" w:rsidR="00E324CC" w:rsidRDefault="00000000">
      <w:pPr>
        <w:rPr>
          <w:rFonts w:ascii="Times New Roman" w:hAnsi="Times New Roman"/>
          <w:color w:val="000000"/>
          <w:sz w:val="22"/>
          <w:szCs w:val="22"/>
        </w:rPr>
      </w:pPr>
      <w:r>
        <w:rPr>
          <w:rFonts w:ascii="Times New Roman" w:hAnsi="Times New Roman"/>
          <w:color w:val="000000"/>
          <w:sz w:val="22"/>
          <w:szCs w:val="22"/>
        </w:rPr>
        <w:t>Ban: Qui, Mousieu! pouin accouare couachi? l</w:t>
      </w:r>
      <w:r w:rsidR="00143FC3">
        <w:rPr>
          <w:rFonts w:ascii="Times New Roman" w:hAnsi="Times New Roman"/>
          <w:color w:val="000000"/>
          <w:sz w:val="22"/>
          <w:szCs w:val="22"/>
        </w:rPr>
        <w:t>e</w:t>
      </w:r>
      <w:r>
        <w:rPr>
          <w:rFonts w:ascii="Times New Roman" w:hAnsi="Times New Roman"/>
          <w:color w:val="000000"/>
          <w:sz w:val="22"/>
          <w:szCs w:val="22"/>
        </w:rPr>
        <w:t xml:space="preserve"> rouai aie su yiè:</w:t>
      </w:r>
    </w:p>
    <w:p w14:paraId="1BA9AE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saie rejoui pu qu’ d’amors et</w:t>
      </w:r>
    </w:p>
    <w:p w14:paraId="57A2243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bayi d’biaues perzaens a vot monde</w:t>
      </w:r>
    </w:p>
    <w:p w14:paraId="02532B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diamant ichin i salue vot femme atou,</w:t>
      </w:r>
    </w:p>
    <w:p w14:paraId="4BC6A2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Sous l’nom d’une pu qu’ bouanne hotesse et aie sans doute</w:t>
      </w:r>
    </w:p>
    <w:p w14:paraId="1E5E0442" w14:textId="77777777" w:rsidR="00E324CC" w:rsidRDefault="00000000">
      <w:pPr>
        <w:rPr>
          <w:rFonts w:ascii="Times New Roman" w:hAnsi="Times New Roman"/>
          <w:sz w:val="22"/>
          <w:szCs w:val="22"/>
        </w:rPr>
      </w:pPr>
      <w:r>
        <w:rPr>
          <w:rFonts w:ascii="Times New Roman" w:hAnsi="Times New Roman"/>
          <w:color w:val="000000"/>
          <w:sz w:val="22"/>
          <w:szCs w:val="22"/>
        </w:rPr>
        <w:tab/>
        <w:t xml:space="preserve">Content au </w:t>
      </w:r>
      <w:r>
        <w:rPr>
          <w:rFonts w:ascii="Times New Roman" w:hAnsi="Times New Roman"/>
          <w:sz w:val="22"/>
          <w:szCs w:val="22"/>
        </w:rPr>
        <w:t>possiblle dla pu haute m’zure.</w:t>
      </w:r>
    </w:p>
    <w:p w14:paraId="17D6090F" w14:textId="77777777" w:rsidR="00E324CC" w:rsidRDefault="00000000">
      <w:pPr>
        <w:rPr>
          <w:rFonts w:ascii="Times New Roman" w:hAnsi="Times New Roman"/>
          <w:sz w:val="22"/>
          <w:szCs w:val="22"/>
        </w:rPr>
      </w:pPr>
      <w:r>
        <w:rPr>
          <w:rFonts w:ascii="Times New Roman" w:hAnsi="Times New Roman"/>
          <w:sz w:val="22"/>
          <w:szCs w:val="22"/>
        </w:rPr>
        <w:t>Mac: N’etant pouin preparais</w:t>
      </w:r>
    </w:p>
    <w:p w14:paraId="092636F4" w14:textId="77777777" w:rsidR="00E324CC" w:rsidRDefault="00000000">
      <w:pPr>
        <w:rPr>
          <w:rFonts w:ascii="Times New Roman" w:hAnsi="Times New Roman"/>
          <w:sz w:val="22"/>
          <w:szCs w:val="22"/>
        </w:rPr>
      </w:pPr>
      <w:r>
        <w:rPr>
          <w:rFonts w:ascii="Times New Roman" w:hAnsi="Times New Roman"/>
          <w:sz w:val="22"/>
          <w:szCs w:val="22"/>
        </w:rPr>
        <w:tab/>
        <w:t>Not volontai na pouin peux queryai hors</w:t>
      </w:r>
    </w:p>
    <w:p w14:paraId="1A16F274" w14:textId="0C381E32" w:rsidR="00E324CC" w:rsidRDefault="00000000">
      <w:pPr>
        <w:rPr>
          <w:rFonts w:ascii="Times New Roman" w:hAnsi="Times New Roman"/>
          <w:sz w:val="22"/>
          <w:szCs w:val="22"/>
        </w:rPr>
      </w:pPr>
      <w:r>
        <w:rPr>
          <w:rFonts w:ascii="Times New Roman" w:hAnsi="Times New Roman"/>
          <w:sz w:val="22"/>
          <w:szCs w:val="22"/>
        </w:rPr>
        <w:tab/>
        <w:t xml:space="preserve">Shu </w:t>
      </w:r>
      <w:r w:rsidR="00143FC3">
        <w:rPr>
          <w:rFonts w:ascii="Times New Roman" w:hAnsi="Times New Roman"/>
          <w:sz w:val="22"/>
          <w:szCs w:val="22"/>
        </w:rPr>
        <w:t>k</w:t>
      </w:r>
      <w:r>
        <w:rPr>
          <w:rFonts w:ascii="Times New Roman" w:hAnsi="Times New Roman"/>
          <w:sz w:val="22"/>
          <w:szCs w:val="22"/>
        </w:rPr>
        <w:t>al erait fait autermaen par eaet guerni</w:t>
      </w:r>
      <w:r w:rsidR="00143FC3">
        <w:rPr>
          <w:rFonts w:ascii="Times New Roman" w:hAnsi="Times New Roman"/>
          <w:color w:val="000000"/>
          <w:sz w:val="22"/>
          <w:szCs w:val="22"/>
        </w:rPr>
        <w:t>e</w:t>
      </w:r>
      <w:r>
        <w:rPr>
          <w:rFonts w:ascii="Times New Roman" w:hAnsi="Times New Roman"/>
          <w:color w:val="000000"/>
          <w:sz w:val="22"/>
          <w:szCs w:val="22"/>
        </w:rPr>
        <w:t>.</w:t>
      </w:r>
    </w:p>
    <w:p w14:paraId="7D600E60" w14:textId="77777777" w:rsidR="00E324CC" w:rsidRDefault="00000000">
      <w:pPr>
        <w:rPr>
          <w:rFonts w:ascii="Times New Roman" w:hAnsi="Times New Roman"/>
          <w:sz w:val="22"/>
          <w:szCs w:val="22"/>
        </w:rPr>
      </w:pPr>
      <w:r>
        <w:rPr>
          <w:rFonts w:ascii="Times New Roman" w:hAnsi="Times New Roman"/>
          <w:color w:val="000000"/>
          <w:sz w:val="22"/>
          <w:szCs w:val="22"/>
        </w:rPr>
        <w:t xml:space="preserve">Ban: </w:t>
      </w:r>
      <w:r>
        <w:rPr>
          <w:rFonts w:ascii="Times New Roman" w:hAnsi="Times New Roman"/>
          <w:sz w:val="22"/>
          <w:szCs w:val="22"/>
        </w:rPr>
        <w:t xml:space="preserve">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Tout aie biaen.</w:t>
      </w:r>
    </w:p>
    <w:p w14:paraId="69146897" w14:textId="05F325F9" w:rsidR="00E324CC" w:rsidRDefault="00000000">
      <w:pPr>
        <w:rPr>
          <w:rFonts w:ascii="Times New Roman" w:hAnsi="Times New Roman"/>
          <w:sz w:val="22"/>
          <w:szCs w:val="22"/>
        </w:rPr>
      </w:pPr>
      <w:r>
        <w:rPr>
          <w:rFonts w:ascii="Times New Roman" w:hAnsi="Times New Roman"/>
          <w:sz w:val="22"/>
          <w:szCs w:val="22"/>
        </w:rPr>
        <w:tab/>
        <w:t>J’ait songi la gniet passaie daie tr</w:t>
      </w:r>
      <w:r w:rsidR="002251B1">
        <w:rPr>
          <w:rFonts w:ascii="Times New Roman" w:hAnsi="Times New Roman"/>
          <w:sz w:val="22"/>
          <w:szCs w:val="22"/>
        </w:rPr>
        <w:t>e</w:t>
      </w:r>
      <w:r>
        <w:rPr>
          <w:rFonts w:ascii="Times New Roman" w:hAnsi="Times New Roman"/>
          <w:color w:val="000000"/>
          <w:sz w:val="22"/>
          <w:szCs w:val="22"/>
        </w:rPr>
        <w:t>é soeurs sorchieres:</w:t>
      </w:r>
    </w:p>
    <w:p w14:paraId="4EFD627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vou il ont mourtai quik veritai.</w:t>
      </w:r>
    </w:p>
    <w:p w14:paraId="69B741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J’en pense pouin en yaeux:</w:t>
      </w:r>
    </w:p>
    <w:p w14:paraId="3658B646" w14:textId="5FEB0E4F" w:rsidR="00E324CC" w:rsidRDefault="00000000">
      <w:pPr>
        <w:rPr>
          <w:rFonts w:ascii="Times New Roman" w:hAnsi="Times New Roman"/>
          <w:color w:val="000000"/>
          <w:sz w:val="22"/>
          <w:szCs w:val="22"/>
        </w:rPr>
      </w:pPr>
      <w:r>
        <w:rPr>
          <w:rFonts w:ascii="Times New Roman" w:hAnsi="Times New Roman"/>
          <w:color w:val="000000"/>
          <w:sz w:val="22"/>
          <w:szCs w:val="22"/>
        </w:rPr>
        <w:tab/>
        <w:t>Acouare, quand j’pourron suppiy</w:t>
      </w:r>
      <w:r w:rsidR="00103E65">
        <w:rPr>
          <w:rFonts w:ascii="Times New Roman" w:hAnsi="Times New Roman"/>
          <w:color w:val="000000"/>
          <w:sz w:val="22"/>
          <w:szCs w:val="22"/>
        </w:rPr>
        <w:t>ai</w:t>
      </w:r>
      <w:r>
        <w:rPr>
          <w:rFonts w:ascii="Times New Roman" w:hAnsi="Times New Roman"/>
          <w:color w:val="000000"/>
          <w:sz w:val="22"/>
          <w:szCs w:val="22"/>
        </w:rPr>
        <w:t xml:space="preserve"> une heure a servi,</w:t>
      </w:r>
    </w:p>
    <w:p w14:paraId="04556F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J’pourron la depensai auve quik paroles su chunna,</w:t>
      </w:r>
    </w:p>
    <w:p w14:paraId="5C921479" w14:textId="5790E05A" w:rsidR="00E324CC" w:rsidRDefault="00000000">
      <w:pPr>
        <w:rPr>
          <w:rFonts w:ascii="Times New Roman" w:hAnsi="Times New Roman"/>
          <w:color w:val="000000"/>
          <w:sz w:val="22"/>
          <w:szCs w:val="22"/>
        </w:rPr>
      </w:pPr>
      <w:r>
        <w:rPr>
          <w:rFonts w:ascii="Times New Roman" w:hAnsi="Times New Roman"/>
          <w:color w:val="000000"/>
          <w:sz w:val="22"/>
          <w:szCs w:val="22"/>
        </w:rPr>
        <w:tab/>
        <w:t>Si vou pya</w:t>
      </w:r>
      <w:r w:rsidR="00103E65">
        <w:rPr>
          <w:rFonts w:ascii="Times New Roman" w:hAnsi="Times New Roman"/>
          <w:color w:val="000000"/>
          <w:sz w:val="22"/>
          <w:szCs w:val="22"/>
        </w:rPr>
        <w:t>i</w:t>
      </w:r>
      <w:r>
        <w:rPr>
          <w:rFonts w:ascii="Times New Roman" w:hAnsi="Times New Roman"/>
          <w:color w:val="000000"/>
          <w:sz w:val="22"/>
          <w:szCs w:val="22"/>
        </w:rPr>
        <w:t>t allouai l’temps.</w:t>
      </w:r>
    </w:p>
    <w:p w14:paraId="6B283C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Quand vou s’rai dans vot bontai appouains.</w:t>
      </w:r>
    </w:p>
    <w:p w14:paraId="01976D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Mac: Sou voulai </w:t>
      </w:r>
      <w:r>
        <w:rPr>
          <w:rFonts w:ascii="Times New Roman" w:hAnsi="Times New Roman"/>
          <w:sz w:val="22"/>
          <w:szCs w:val="22"/>
        </w:rPr>
        <w:t>tni</w:t>
      </w:r>
      <w:r>
        <w:rPr>
          <w:rFonts w:ascii="Times New Roman" w:hAnsi="Times New Roman"/>
          <w:color w:val="CE181E"/>
          <w:sz w:val="22"/>
          <w:szCs w:val="22"/>
        </w:rPr>
        <w:t xml:space="preserve"> </w:t>
      </w:r>
      <w:r>
        <w:rPr>
          <w:rFonts w:ascii="Times New Roman" w:hAnsi="Times New Roman"/>
          <w:sz w:val="22"/>
          <w:szCs w:val="22"/>
        </w:rPr>
        <w:t>a men consentemaen quand s’ra,</w:t>
      </w:r>
    </w:p>
    <w:p w14:paraId="2941FB7B" w14:textId="77777777" w:rsidR="00E324CC" w:rsidRDefault="00000000">
      <w:pPr>
        <w:rPr>
          <w:rFonts w:ascii="Times New Roman" w:hAnsi="Times New Roman"/>
          <w:sz w:val="22"/>
          <w:szCs w:val="22"/>
        </w:rPr>
      </w:pPr>
      <w:r>
        <w:rPr>
          <w:rFonts w:ascii="Times New Roman" w:hAnsi="Times New Roman"/>
          <w:sz w:val="22"/>
          <w:szCs w:val="22"/>
        </w:rPr>
        <w:tab/>
        <w:t>I f’ra dl’honneur pour vou.</w:t>
      </w:r>
    </w:p>
    <w:p w14:paraId="63596085" w14:textId="77777777" w:rsidR="00E324CC" w:rsidRDefault="00000000">
      <w:pPr>
        <w:rPr>
          <w:rFonts w:ascii="Times New Roman" w:hAnsi="Times New Roman"/>
          <w:sz w:val="22"/>
          <w:szCs w:val="22"/>
        </w:rPr>
      </w:pPr>
      <w:r>
        <w:rPr>
          <w:rFonts w:ascii="Times New Roman" w:hAnsi="Times New Roman"/>
          <w:sz w:val="22"/>
          <w:szCs w:val="22"/>
        </w:rPr>
        <w:t xml:space="preserve">Ban: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Pouvaie que j’naen perde pouin</w:t>
      </w:r>
    </w:p>
    <w:p w14:paraId="76D8B48E" w14:textId="77777777" w:rsidR="00E324CC" w:rsidRDefault="00000000">
      <w:pPr>
        <w:rPr>
          <w:rFonts w:ascii="Times New Roman" w:hAnsi="Times New Roman"/>
          <w:sz w:val="22"/>
          <w:szCs w:val="22"/>
        </w:rPr>
      </w:pPr>
      <w:r>
        <w:rPr>
          <w:rFonts w:ascii="Times New Roman" w:hAnsi="Times New Roman"/>
          <w:sz w:val="22"/>
          <w:szCs w:val="22"/>
        </w:rPr>
        <w:tab/>
        <w:t>En eprouvant a en ajoutai, mais que j’garde acouare</w:t>
      </w:r>
    </w:p>
    <w:p w14:paraId="729392D6" w14:textId="77777777" w:rsidR="00E324CC" w:rsidRDefault="00000000">
      <w:pPr>
        <w:rPr>
          <w:rFonts w:ascii="Times New Roman" w:hAnsi="Times New Roman"/>
          <w:sz w:val="22"/>
          <w:szCs w:val="22"/>
        </w:rPr>
      </w:pPr>
      <w:r>
        <w:rPr>
          <w:rFonts w:ascii="Times New Roman" w:hAnsi="Times New Roman"/>
          <w:sz w:val="22"/>
          <w:szCs w:val="22"/>
        </w:rPr>
        <w:tab/>
        <w:t xml:space="preserve">Men saien libre et men devoir cyair, </w:t>
      </w:r>
    </w:p>
    <w:p w14:paraId="22750146" w14:textId="77777777" w:rsidR="00E324CC" w:rsidRDefault="00000000">
      <w:pPr>
        <w:rPr>
          <w:rFonts w:ascii="Times New Roman" w:hAnsi="Times New Roman"/>
          <w:sz w:val="22"/>
          <w:szCs w:val="22"/>
        </w:rPr>
      </w:pPr>
      <w:r>
        <w:rPr>
          <w:rFonts w:ascii="Times New Roman" w:hAnsi="Times New Roman"/>
          <w:sz w:val="22"/>
          <w:szCs w:val="22"/>
        </w:rPr>
        <w:tab/>
        <w:t>J’prendrait avis.</w:t>
      </w:r>
    </w:p>
    <w:p w14:paraId="7DBE92B3" w14:textId="6BFBB136" w:rsidR="00E324CC" w:rsidRDefault="00000000">
      <w:pPr>
        <w:rPr>
          <w:rFonts w:ascii="Times New Roman" w:hAnsi="Times New Roman"/>
          <w:sz w:val="22"/>
          <w:szCs w:val="22"/>
        </w:rPr>
      </w:pPr>
      <w:r>
        <w:rPr>
          <w:rFonts w:ascii="Times New Roman" w:hAnsi="Times New Roman"/>
          <w:sz w:val="22"/>
          <w:szCs w:val="22"/>
        </w:rPr>
        <w:t xml:space="preserve">Mac: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Bouan r’pos entch</w:t>
      </w:r>
      <w:r w:rsidR="00103E65">
        <w:rPr>
          <w:rFonts w:ascii="Times New Roman" w:hAnsi="Times New Roman"/>
          <w:sz w:val="22"/>
          <w:szCs w:val="22"/>
        </w:rPr>
        <w:t>è</w:t>
      </w:r>
      <w:r>
        <w:rPr>
          <w:rFonts w:ascii="Times New Roman" w:hAnsi="Times New Roman"/>
          <w:sz w:val="22"/>
          <w:szCs w:val="22"/>
        </w:rPr>
        <w:t>!</w:t>
      </w:r>
    </w:p>
    <w:p w14:paraId="130EC6AE" w14:textId="77777777" w:rsidR="00E324CC" w:rsidRDefault="00000000">
      <w:pPr>
        <w:rPr>
          <w:rFonts w:ascii="Times New Roman" w:hAnsi="Times New Roman"/>
          <w:sz w:val="22"/>
          <w:szCs w:val="22"/>
        </w:rPr>
      </w:pPr>
      <w:r>
        <w:rPr>
          <w:rFonts w:ascii="Times New Roman" w:hAnsi="Times New Roman"/>
          <w:sz w:val="22"/>
          <w:szCs w:val="22"/>
        </w:rPr>
        <w:t>Ban: Taenqui, Mousieu. la meme chose a vou</w:t>
      </w:r>
    </w:p>
    <w:p w14:paraId="38E8B92F" w14:textId="77777777" w:rsidR="00E324CC" w:rsidRDefault="00000000">
      <w:pPr>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[Banquo sort]</w:t>
      </w:r>
    </w:p>
    <w:p w14:paraId="53150DD9" w14:textId="77777777" w:rsidR="00E324CC" w:rsidRDefault="00000000">
      <w:pPr>
        <w:rPr>
          <w:rFonts w:ascii="Times New Roman" w:hAnsi="Times New Roman"/>
          <w:color w:val="000000"/>
          <w:sz w:val="22"/>
          <w:szCs w:val="22"/>
        </w:rPr>
      </w:pPr>
      <w:r>
        <w:rPr>
          <w:rFonts w:ascii="Times New Roman" w:hAnsi="Times New Roman"/>
          <w:sz w:val="22"/>
          <w:szCs w:val="22"/>
        </w:rPr>
        <w:t>Mac: Va dire a ta maitresse que quand men drigo s’ra pret</w:t>
      </w:r>
    </w:p>
    <w:p w14:paraId="69C12C80" w14:textId="77777777" w:rsidR="00E324CC" w:rsidRDefault="00000000">
      <w:pPr>
        <w:rPr>
          <w:rFonts w:ascii="Times New Roman" w:hAnsi="Times New Roman"/>
          <w:color w:val="000000"/>
          <w:sz w:val="22"/>
          <w:szCs w:val="22"/>
        </w:rPr>
      </w:pPr>
      <w:r>
        <w:rPr>
          <w:rFonts w:ascii="Times New Roman" w:hAnsi="Times New Roman"/>
          <w:sz w:val="22"/>
          <w:szCs w:val="22"/>
        </w:rPr>
        <w:tab/>
        <w:t>Qua sonne la cyoque. Va t’couachi</w:t>
      </w:r>
      <w:r>
        <w:rPr>
          <w:rFonts w:ascii="Times New Roman" w:hAnsi="Times New Roman"/>
          <w:color w:val="000000"/>
          <w:sz w:val="22"/>
          <w:szCs w:val="22"/>
        </w:rPr>
        <w:t>è.</w:t>
      </w:r>
    </w:p>
    <w:p w14:paraId="32D50F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[Val sort]</w:t>
      </w:r>
    </w:p>
    <w:p w14:paraId="32B51C87" w14:textId="1490223E" w:rsidR="00E324CC" w:rsidRDefault="00000000">
      <w:pPr>
        <w:rPr>
          <w:rFonts w:ascii="Times New Roman" w:hAnsi="Times New Roman"/>
          <w:color w:val="000000"/>
          <w:sz w:val="22"/>
          <w:szCs w:val="22"/>
        </w:rPr>
      </w:pPr>
      <w:r>
        <w:rPr>
          <w:rFonts w:ascii="Times New Roman" w:hAnsi="Times New Roman"/>
          <w:color w:val="000000"/>
          <w:sz w:val="22"/>
          <w:szCs w:val="22"/>
        </w:rPr>
        <w:tab/>
        <w:t>Aieshe la un cout</w:t>
      </w:r>
      <w:r w:rsidR="003C5C7F">
        <w:rPr>
          <w:rFonts w:ascii="Times New Roman" w:hAnsi="Times New Roman"/>
          <w:color w:val="000000"/>
          <w:sz w:val="22"/>
          <w:szCs w:val="22"/>
        </w:rPr>
        <w:t>è</w:t>
      </w:r>
      <w:r>
        <w:rPr>
          <w:rFonts w:ascii="Times New Roman" w:hAnsi="Times New Roman"/>
          <w:color w:val="000000"/>
          <w:sz w:val="22"/>
          <w:szCs w:val="22"/>
        </w:rPr>
        <w:t>que j’v</w:t>
      </w:r>
      <w:r w:rsidR="00103E65">
        <w:rPr>
          <w:rFonts w:ascii="Times New Roman" w:hAnsi="Times New Roman"/>
          <w:color w:val="000000"/>
          <w:sz w:val="22"/>
          <w:szCs w:val="22"/>
        </w:rPr>
        <w:t>e</w:t>
      </w:r>
      <w:r>
        <w:rPr>
          <w:rFonts w:ascii="Times New Roman" w:hAnsi="Times New Roman"/>
          <w:color w:val="000000"/>
          <w:sz w:val="22"/>
          <w:szCs w:val="22"/>
        </w:rPr>
        <w:t>t endr</w:t>
      </w:r>
      <w:r w:rsidR="003C5C7F">
        <w:rPr>
          <w:rFonts w:ascii="Times New Roman" w:hAnsi="Times New Roman"/>
          <w:color w:val="000000"/>
          <w:sz w:val="22"/>
          <w:szCs w:val="22"/>
        </w:rPr>
        <w:t>é</w:t>
      </w:r>
      <w:r>
        <w:rPr>
          <w:rFonts w:ascii="Times New Roman" w:hAnsi="Times New Roman"/>
          <w:color w:val="000000"/>
          <w:sz w:val="22"/>
          <w:szCs w:val="22"/>
        </w:rPr>
        <w:t xml:space="preserve"> mé,</w:t>
      </w:r>
    </w:p>
    <w:p w14:paraId="69142A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L’manche en d’viers ma maien? Viaen, </w:t>
      </w:r>
    </w:p>
    <w:p w14:paraId="45A8B6B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jt’empouagne:</w:t>
      </w:r>
    </w:p>
    <w:p w14:paraId="7475D73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 tait pouin, et j’té vet acouare.</w:t>
      </w:r>
    </w:p>
    <w:p w14:paraId="67CEC2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Aieshe que tu naie pouin, drole de vision, sensiblle</w:t>
      </w:r>
    </w:p>
    <w:p w14:paraId="021AFB3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la maien comme a la veux? ou aie tu seulemaen</w:t>
      </w:r>
    </w:p>
    <w:p w14:paraId="60243343" w14:textId="787E4FAE" w:rsidR="00E324CC" w:rsidRDefault="00000000">
      <w:pPr>
        <w:rPr>
          <w:rFonts w:ascii="Times New Roman" w:hAnsi="Times New Roman"/>
          <w:color w:val="000000"/>
          <w:sz w:val="22"/>
          <w:szCs w:val="22"/>
        </w:rPr>
      </w:pPr>
      <w:r>
        <w:rPr>
          <w:rFonts w:ascii="Times New Roman" w:hAnsi="Times New Roman"/>
          <w:color w:val="000000"/>
          <w:sz w:val="22"/>
          <w:szCs w:val="22"/>
        </w:rPr>
        <w:tab/>
        <w:t>Un cout</w:t>
      </w:r>
      <w:r w:rsidR="00F96E34">
        <w:rPr>
          <w:rFonts w:ascii="Times New Roman" w:hAnsi="Times New Roman"/>
          <w:color w:val="000000"/>
          <w:sz w:val="22"/>
          <w:szCs w:val="22"/>
        </w:rPr>
        <w:t>é</w:t>
      </w:r>
      <w:r>
        <w:rPr>
          <w:rFonts w:ascii="Times New Roman" w:hAnsi="Times New Roman"/>
          <w:color w:val="000000"/>
          <w:sz w:val="22"/>
          <w:szCs w:val="22"/>
        </w:rPr>
        <w:t xml:space="preserve"> dla pensaie, une fausse affaire creyaie,</w:t>
      </w:r>
    </w:p>
    <w:p w14:paraId="67CF79B7" w14:textId="20C3B80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viaen du chervè </w:t>
      </w:r>
      <w:r w:rsidR="00F96E34">
        <w:rPr>
          <w:rFonts w:ascii="Times New Roman" w:hAnsi="Times New Roman"/>
          <w:color w:val="000000"/>
          <w:sz w:val="22"/>
          <w:szCs w:val="22"/>
        </w:rPr>
        <w:t>o</w:t>
      </w:r>
      <w:r>
        <w:rPr>
          <w:rFonts w:ascii="Times New Roman" w:hAnsi="Times New Roman"/>
          <w:color w:val="000000"/>
          <w:sz w:val="22"/>
          <w:szCs w:val="22"/>
        </w:rPr>
        <w:t>ppressi d’caue?</w:t>
      </w:r>
    </w:p>
    <w:p w14:paraId="1D7D534D" w14:textId="0F77BB1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J’té vet acouare, en forme </w:t>
      </w:r>
      <w:r w:rsidR="009D7EFD">
        <w:rPr>
          <w:rFonts w:ascii="Times New Roman" w:hAnsi="Times New Roman"/>
          <w:color w:val="000000"/>
          <w:sz w:val="22"/>
          <w:szCs w:val="22"/>
        </w:rPr>
        <w:t>o</w:t>
      </w:r>
      <w:r>
        <w:rPr>
          <w:rFonts w:ascii="Times New Roman" w:hAnsi="Times New Roman"/>
          <w:color w:val="000000"/>
          <w:sz w:val="22"/>
          <w:szCs w:val="22"/>
        </w:rPr>
        <w:t>ssi visiblle</w:t>
      </w:r>
    </w:p>
    <w:p w14:paraId="6BF1611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Comme </w:t>
      </w:r>
      <w:r>
        <w:rPr>
          <w:rFonts w:ascii="Times New Roman" w:hAnsi="Times New Roman"/>
          <w:sz w:val="22"/>
          <w:szCs w:val="22"/>
        </w:rPr>
        <w:t>shtin shin</w:t>
      </w:r>
      <w:r>
        <w:rPr>
          <w:rFonts w:ascii="Times New Roman" w:hAnsi="Times New Roman"/>
          <w:color w:val="CE181E"/>
          <w:sz w:val="22"/>
          <w:szCs w:val="22"/>
        </w:rPr>
        <w:t xml:space="preserve"> </w:t>
      </w:r>
      <w:r>
        <w:rPr>
          <w:rFonts w:ascii="Times New Roman" w:hAnsi="Times New Roman"/>
          <w:sz w:val="22"/>
          <w:szCs w:val="22"/>
        </w:rPr>
        <w:t>que</w:t>
      </w:r>
      <w:r>
        <w:rPr>
          <w:rFonts w:ascii="Times New Roman" w:hAnsi="Times New Roman"/>
          <w:color w:val="CE181E"/>
          <w:sz w:val="22"/>
          <w:szCs w:val="22"/>
        </w:rPr>
        <w:t xml:space="preserve"> </w:t>
      </w:r>
      <w:r>
        <w:rPr>
          <w:rFonts w:ascii="Times New Roman" w:hAnsi="Times New Roman"/>
          <w:sz w:val="22"/>
          <w:szCs w:val="22"/>
        </w:rPr>
        <w:t>j’dehahle oshteure.</w:t>
      </w:r>
    </w:p>
    <w:p w14:paraId="26260745" w14:textId="77777777" w:rsidR="00E324CC" w:rsidRDefault="00000000">
      <w:pPr>
        <w:rPr>
          <w:rFonts w:ascii="Times New Roman" w:hAnsi="Times New Roman"/>
          <w:color w:val="000000"/>
          <w:sz w:val="22"/>
          <w:szCs w:val="22"/>
        </w:rPr>
      </w:pPr>
      <w:r>
        <w:rPr>
          <w:rFonts w:ascii="Times New Roman" w:hAnsi="Times New Roman"/>
          <w:sz w:val="22"/>
          <w:szCs w:val="22"/>
        </w:rPr>
        <w:tab/>
        <w:t>Tu m’guide le ch’min que jm’en allais prendre;</w:t>
      </w:r>
    </w:p>
    <w:p w14:paraId="1BF1B52A" w14:textId="77777777" w:rsidR="00E324CC" w:rsidRDefault="00000000">
      <w:pPr>
        <w:rPr>
          <w:rFonts w:ascii="Times New Roman" w:hAnsi="Times New Roman"/>
          <w:sz w:val="22"/>
          <w:szCs w:val="22"/>
        </w:rPr>
      </w:pPr>
      <w:r>
        <w:rPr>
          <w:rFonts w:ascii="Times New Roman" w:hAnsi="Times New Roman"/>
          <w:sz w:val="22"/>
          <w:szCs w:val="22"/>
        </w:rPr>
        <w:tab/>
        <w:t>Et qu’un tiei instrumaen j’allais faire servi.</w:t>
      </w:r>
    </w:p>
    <w:p w14:paraId="22BFD098" w14:textId="7F510CF6" w:rsidR="00E324CC" w:rsidRDefault="00000000">
      <w:pPr>
        <w:rPr>
          <w:rFonts w:ascii="Times New Roman" w:hAnsi="Times New Roman"/>
          <w:sz w:val="22"/>
          <w:szCs w:val="22"/>
        </w:rPr>
      </w:pPr>
      <w:r>
        <w:rPr>
          <w:rFonts w:ascii="Times New Roman" w:hAnsi="Times New Roman"/>
          <w:sz w:val="22"/>
          <w:szCs w:val="22"/>
        </w:rPr>
        <w:tab/>
        <w:t>Mez ie</w:t>
      </w:r>
      <w:r w:rsidR="009D7EFD">
        <w:rPr>
          <w:rFonts w:ascii="Times New Roman" w:hAnsi="Times New Roman"/>
          <w:sz w:val="22"/>
          <w:szCs w:val="22"/>
        </w:rPr>
        <w:t>r</w:t>
      </w:r>
      <w:r>
        <w:rPr>
          <w:rFonts w:ascii="Times New Roman" w:hAnsi="Times New Roman"/>
          <w:sz w:val="22"/>
          <w:szCs w:val="22"/>
        </w:rPr>
        <w:t>s sont faits laie fous dz’aut sens,</w:t>
      </w:r>
    </w:p>
    <w:p w14:paraId="33B223DF" w14:textId="77777777" w:rsidR="00E324CC" w:rsidRDefault="00000000">
      <w:pPr>
        <w:rPr>
          <w:rFonts w:ascii="Times New Roman" w:hAnsi="Times New Roman"/>
          <w:color w:val="000000"/>
          <w:sz w:val="22"/>
          <w:szCs w:val="22"/>
        </w:rPr>
      </w:pPr>
      <w:r>
        <w:rPr>
          <w:rFonts w:ascii="Times New Roman" w:hAnsi="Times New Roman"/>
          <w:sz w:val="22"/>
          <w:szCs w:val="22"/>
        </w:rPr>
        <w:tab/>
        <w:t>Ou biaen vale tout l’restant: j’t</w:t>
      </w:r>
      <w:r>
        <w:rPr>
          <w:rFonts w:ascii="Times New Roman" w:hAnsi="Times New Roman"/>
          <w:color w:val="000000"/>
          <w:sz w:val="22"/>
          <w:szCs w:val="22"/>
        </w:rPr>
        <w:t>é vet acouare;</w:t>
      </w:r>
    </w:p>
    <w:p w14:paraId="5416F4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su ta tranche et ten manche daie gouttes de sang,</w:t>
      </w:r>
    </w:p>
    <w:p w14:paraId="0FBD57E6" w14:textId="21E8BAAB" w:rsidR="00E324CC" w:rsidRDefault="00000000">
      <w:pPr>
        <w:rPr>
          <w:rFonts w:ascii="Times New Roman" w:hAnsi="Times New Roman"/>
          <w:color w:val="000000"/>
          <w:sz w:val="22"/>
          <w:szCs w:val="22"/>
        </w:rPr>
      </w:pPr>
      <w:r>
        <w:rPr>
          <w:rFonts w:ascii="Times New Roman" w:hAnsi="Times New Roman"/>
          <w:color w:val="000000"/>
          <w:sz w:val="22"/>
          <w:szCs w:val="22"/>
        </w:rPr>
        <w:tab/>
        <w:t>Qui n’etaie pouin la d’vant. N’ya riaen d’</w:t>
      </w:r>
      <w:r w:rsidR="009D7EFD">
        <w:rPr>
          <w:rFonts w:ascii="Times New Roman" w:hAnsi="Times New Roman"/>
          <w:color w:val="000000"/>
          <w:sz w:val="22"/>
          <w:szCs w:val="22"/>
        </w:rPr>
        <w:t>i</w:t>
      </w:r>
      <w:r>
        <w:rPr>
          <w:rFonts w:ascii="Times New Roman" w:hAnsi="Times New Roman"/>
          <w:color w:val="000000"/>
          <w:sz w:val="22"/>
          <w:szCs w:val="22"/>
        </w:rPr>
        <w:t>tai qu</w:t>
      </w:r>
      <w:r w:rsidR="009D7EFD">
        <w:rPr>
          <w:rFonts w:ascii="Times New Roman" w:hAnsi="Times New Roman"/>
          <w:color w:val="000000"/>
          <w:sz w:val="22"/>
          <w:szCs w:val="22"/>
        </w:rPr>
        <w:t>é</w:t>
      </w:r>
      <w:r>
        <w:rPr>
          <w:rFonts w:ascii="Times New Roman" w:hAnsi="Times New Roman"/>
          <w:color w:val="000000"/>
          <w:sz w:val="22"/>
          <w:szCs w:val="22"/>
        </w:rPr>
        <w:t>:</w:t>
      </w:r>
    </w:p>
    <w:p w14:paraId="6DE1C5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l’travats sangyai qui dit</w:t>
      </w:r>
    </w:p>
    <w:p w14:paraId="09575401" w14:textId="784E0656" w:rsidR="00E324CC" w:rsidRDefault="00000000">
      <w:pPr>
        <w:rPr>
          <w:rFonts w:ascii="Times New Roman" w:hAnsi="Times New Roman"/>
          <w:color w:val="000000"/>
          <w:sz w:val="22"/>
          <w:szCs w:val="22"/>
        </w:rPr>
      </w:pPr>
      <w:r>
        <w:rPr>
          <w:rFonts w:ascii="Times New Roman" w:hAnsi="Times New Roman"/>
          <w:color w:val="000000"/>
          <w:sz w:val="22"/>
          <w:szCs w:val="22"/>
        </w:rPr>
        <w:tab/>
        <w:t>Chunna a mz’iers. Oshteure su la ma</w:t>
      </w:r>
      <w:r w:rsidR="009D7EFD">
        <w:rPr>
          <w:rFonts w:ascii="Times New Roman" w:hAnsi="Times New Roman"/>
          <w:color w:val="000000"/>
          <w:sz w:val="22"/>
          <w:szCs w:val="22"/>
        </w:rPr>
        <w:t>ie</w:t>
      </w:r>
      <w:r>
        <w:rPr>
          <w:rFonts w:ascii="Times New Roman" w:hAnsi="Times New Roman"/>
          <w:color w:val="000000"/>
          <w:sz w:val="22"/>
          <w:szCs w:val="22"/>
        </w:rPr>
        <w:t>nti du monde</w:t>
      </w:r>
    </w:p>
    <w:p w14:paraId="763E64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nature parait morte, et laie mauvais songes abyuete</w:t>
      </w:r>
    </w:p>
    <w:p w14:paraId="529FC765" w14:textId="645617BD" w:rsidR="00E324CC" w:rsidRDefault="00000000">
      <w:pPr>
        <w:rPr>
          <w:rFonts w:ascii="Times New Roman" w:hAnsi="Times New Roman"/>
          <w:color w:val="000000"/>
          <w:sz w:val="22"/>
          <w:szCs w:val="22"/>
        </w:rPr>
      </w:pPr>
      <w:r>
        <w:rPr>
          <w:rFonts w:ascii="Times New Roman" w:hAnsi="Times New Roman"/>
          <w:color w:val="000000"/>
          <w:sz w:val="22"/>
          <w:szCs w:val="22"/>
        </w:rPr>
        <w:tab/>
        <w:t>La courtine du dormi oshteure la sorche</w:t>
      </w:r>
      <w:r w:rsidR="009D7EFD">
        <w:rPr>
          <w:rFonts w:ascii="Times New Roman" w:hAnsi="Times New Roman"/>
          <w:color w:val="000000"/>
          <w:sz w:val="22"/>
          <w:szCs w:val="22"/>
        </w:rPr>
        <w:t>lri</w:t>
      </w:r>
      <w:r>
        <w:rPr>
          <w:rFonts w:ascii="Times New Roman" w:hAnsi="Times New Roman"/>
          <w:color w:val="000000"/>
          <w:sz w:val="22"/>
          <w:szCs w:val="22"/>
        </w:rPr>
        <w:t>e garde ahaut</w:t>
      </w:r>
    </w:p>
    <w:p w14:paraId="56B15C3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communion dla pale Hecate et l’meurtre fyaietri, </w:t>
      </w:r>
    </w:p>
    <w:p w14:paraId="6D2B5A6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Guerni par sa garde, le loup, </w:t>
      </w:r>
    </w:p>
    <w:p w14:paraId="3337487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l’heurlemaen aie la garde auve sen pas d’voleux,</w:t>
      </w:r>
    </w:p>
    <w:p w14:paraId="6AE459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le pas tranquille de Tarquin, en d’viers sen pyant</w:t>
      </w:r>
    </w:p>
    <w:p w14:paraId="55427E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Bouge comme une vision. Te terre ferme et biaen solide</w:t>
      </w:r>
    </w:p>
    <w:p w14:paraId="72F999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N’ô pouin maie pas, de kiei cotai qui marche, de craiente</w:t>
      </w:r>
    </w:p>
    <w:p w14:paraId="6C94FF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meme laie roques ne dize ou’aie que s’sie,</w:t>
      </w:r>
    </w:p>
    <w:p w14:paraId="2B1549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hahle l’etat horriblle du temps,</w:t>
      </w:r>
    </w:p>
    <w:p w14:paraId="6ABF43E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yaie oshteure propre. Tandis qu’je m’niche i vit:</w:t>
      </w:r>
    </w:p>
    <w:p w14:paraId="469BE9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mots aie fortes actions baeille une trop fayie halaiene.</w:t>
      </w:r>
    </w:p>
    <w:p w14:paraId="664A66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[Une cyoque sonne]</w:t>
      </w:r>
    </w:p>
    <w:p w14:paraId="4F4C525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J’vais, et l’affaire aie faite; la cyoque m’invite </w:t>
      </w:r>
    </w:p>
    <w:p w14:paraId="3DFE97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 pouin, Duncan; car sh’aie une cyoque</w:t>
      </w:r>
    </w:p>
    <w:p w14:paraId="6B169F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t’ordonne pour le cieil ou pour l’enfer </w:t>
      </w:r>
    </w:p>
    <w:p w14:paraId="5DE2CA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607A3FDA" w14:textId="77777777" w:rsidR="00E324CC" w:rsidRDefault="00E324CC">
      <w:pPr>
        <w:rPr>
          <w:rFonts w:ascii="Times New Roman" w:hAnsi="Times New Roman"/>
          <w:color w:val="000000"/>
          <w:sz w:val="22"/>
          <w:szCs w:val="22"/>
        </w:rPr>
      </w:pPr>
    </w:p>
    <w:p w14:paraId="4CF087E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 Scene 2</w:t>
      </w:r>
      <w:r>
        <w:rPr>
          <w:rFonts w:ascii="Times New Roman" w:hAnsi="Times New Roman"/>
          <w:color w:val="000000"/>
          <w:sz w:val="22"/>
          <w:szCs w:val="22"/>
        </w:rPr>
        <w:tab/>
        <w:t>L’meme.</w:t>
      </w:r>
    </w:p>
    <w:p w14:paraId="42999BFA" w14:textId="77777777" w:rsidR="00E324CC" w:rsidRDefault="00E324CC">
      <w:pPr>
        <w:jc w:val="center"/>
        <w:rPr>
          <w:rFonts w:ascii="Times New Roman" w:hAnsi="Times New Roman"/>
          <w:color w:val="000000"/>
          <w:sz w:val="22"/>
          <w:szCs w:val="22"/>
        </w:rPr>
      </w:pPr>
    </w:p>
    <w:p w14:paraId="1A01AC7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Enter Dame Macbeth</w:t>
      </w:r>
    </w:p>
    <w:p w14:paraId="4D4271F3" w14:textId="77777777" w:rsidR="00E324CC" w:rsidRDefault="00E324CC">
      <w:pPr>
        <w:jc w:val="center"/>
        <w:rPr>
          <w:rFonts w:ascii="Times New Roman" w:hAnsi="Times New Roman"/>
          <w:color w:val="000000"/>
          <w:sz w:val="22"/>
          <w:szCs w:val="22"/>
        </w:rPr>
      </w:pPr>
    </w:p>
    <w:p w14:paraId="091A68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Shu qui lz’a embragis ma bayi du coeur,</w:t>
      </w:r>
    </w:p>
    <w:p w14:paraId="5535F49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qui lz’a daitaients ma bayi du faeu.</w:t>
      </w:r>
      <w:r>
        <w:rPr>
          <w:rStyle w:val="EndnoteAnchor"/>
          <w:rFonts w:ascii="Times New Roman" w:hAnsi="Times New Roman"/>
          <w:color w:val="000000"/>
          <w:sz w:val="22"/>
          <w:szCs w:val="22"/>
        </w:rPr>
        <w:endnoteReference w:id="4"/>
      </w:r>
    </w:p>
    <w:p w14:paraId="11F482C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Sh’tait l’cahouan qua keryai, l’fatal souneux d’cyoque,</w:t>
      </w:r>
    </w:p>
    <w:p w14:paraId="6C4991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baeille le draien bouan gniet. Il aie par camps:</w:t>
      </w:r>
    </w:p>
    <w:p w14:paraId="5D5E4A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Lz’us sont ouverts, et laie valets auve un surfait</w:t>
      </w:r>
    </w:p>
    <w:p w14:paraId="054FEF20" w14:textId="77777777" w:rsidR="00E324CC" w:rsidRDefault="00000000">
      <w:pPr>
        <w:rPr>
          <w:rFonts w:hint="eastAsia"/>
        </w:rPr>
      </w:pPr>
      <w:r>
        <w:rPr>
          <w:rFonts w:ascii="Times New Roman" w:hAnsi="Times New Roman"/>
          <w:color w:val="000000"/>
          <w:sz w:val="22"/>
          <w:szCs w:val="22"/>
        </w:rPr>
        <w:lastRenderedPageBreak/>
        <w:tab/>
        <w:t>S’moque dleux souain en ronfyant: j’ait metchinai</w:t>
      </w:r>
    </w:p>
    <w:p w14:paraId="669545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leux drigo,</w:t>
      </w:r>
    </w:p>
    <w:p w14:paraId="078A37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Qu’la mort et la nature dispute atouar d’aeux,</w:t>
      </w:r>
    </w:p>
    <w:p w14:paraId="5C7FA6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savé si vive ou pouin.</w:t>
      </w:r>
      <w:r>
        <w:rPr>
          <w:rFonts w:ascii="Times New Roman" w:hAnsi="Times New Roman"/>
          <w:color w:val="000000"/>
          <w:sz w:val="22"/>
          <w:szCs w:val="22"/>
        </w:rPr>
        <w:tab/>
        <w:t>[Ecoutai paix]</w:t>
      </w:r>
      <w:r>
        <w:rPr>
          <w:rStyle w:val="EndnoteAnchor"/>
          <w:rFonts w:ascii="Times New Roman" w:hAnsi="Times New Roman"/>
          <w:color w:val="000000"/>
          <w:sz w:val="22"/>
          <w:szCs w:val="22"/>
        </w:rPr>
        <w:endnoteReference w:id="5"/>
      </w:r>
    </w:p>
    <w:p w14:paraId="2817F3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[En d’dans]</w:t>
      </w:r>
      <w:r>
        <w:rPr>
          <w:rFonts w:ascii="Times New Roman" w:hAnsi="Times New Roman"/>
          <w:color w:val="000000"/>
          <w:sz w:val="22"/>
          <w:szCs w:val="22"/>
        </w:rPr>
        <w:tab/>
      </w:r>
      <w:r>
        <w:rPr>
          <w:rFonts w:ascii="Times New Roman" w:hAnsi="Times New Roman"/>
          <w:color w:val="000000"/>
          <w:sz w:val="22"/>
          <w:szCs w:val="22"/>
        </w:rPr>
        <w:tab/>
        <w:t>Kaie keè la? qui, ho!</w:t>
      </w:r>
    </w:p>
    <w:p w14:paraId="39D341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Helas! j’craiens qui n’se saie eviyis,</w:t>
      </w:r>
    </w:p>
    <w:p w14:paraId="7874D8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l’affaire naie pouin faite;</w:t>
      </w:r>
    </w:p>
    <w:p w14:paraId="3599521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d’avè epouvai pouin d’avè fait</w:t>
      </w:r>
    </w:p>
    <w:p w14:paraId="55EE13D7" w14:textId="7ED960B3" w:rsidR="00E324CC" w:rsidRDefault="00000000">
      <w:pPr>
        <w:rPr>
          <w:rFonts w:ascii="Times New Roman" w:hAnsi="Times New Roman"/>
          <w:color w:val="000000"/>
          <w:sz w:val="22"/>
          <w:szCs w:val="22"/>
        </w:rPr>
      </w:pPr>
      <w:r>
        <w:rPr>
          <w:rFonts w:ascii="Times New Roman" w:hAnsi="Times New Roman"/>
          <w:color w:val="000000"/>
          <w:sz w:val="22"/>
          <w:szCs w:val="22"/>
        </w:rPr>
        <w:tab/>
        <w:t>Nou</w:t>
      </w:r>
      <w:commentRangeStart w:id="29"/>
      <w:r>
        <w:rPr>
          <w:rFonts w:ascii="Times New Roman" w:hAnsi="Times New Roman"/>
          <w:color w:val="000000"/>
          <w:sz w:val="22"/>
          <w:szCs w:val="22"/>
        </w:rPr>
        <w:t xml:space="preserve"> fou hors</w:t>
      </w:r>
      <w:commentRangeEnd w:id="29"/>
      <w:r w:rsidR="00F67820">
        <w:rPr>
          <w:rStyle w:val="CommentReference"/>
          <w:rFonts w:cs="Mangal"/>
        </w:rPr>
        <w:commentReference w:id="29"/>
      </w:r>
      <w:r>
        <w:rPr>
          <w:rFonts w:ascii="Times New Roman" w:hAnsi="Times New Roman"/>
          <w:color w:val="000000"/>
          <w:sz w:val="22"/>
          <w:szCs w:val="22"/>
        </w:rPr>
        <w:t>. ecoutai! j’ait perparai leux co</w:t>
      </w:r>
      <w:r w:rsidR="0007706D">
        <w:rPr>
          <w:rFonts w:ascii="Times New Roman" w:hAnsi="Times New Roman"/>
          <w:color w:val="000000"/>
          <w:sz w:val="22"/>
          <w:szCs w:val="22"/>
        </w:rPr>
        <w:t>u</w:t>
      </w:r>
      <w:r>
        <w:rPr>
          <w:rFonts w:ascii="Times New Roman" w:hAnsi="Times New Roman"/>
          <w:color w:val="000000"/>
          <w:sz w:val="22"/>
          <w:szCs w:val="22"/>
        </w:rPr>
        <w:t>kiaues;</w:t>
      </w:r>
    </w:p>
    <w:p w14:paraId="297C0BC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n’pouvait laie manquè si n’avait pouin tant i saembyai</w:t>
      </w:r>
    </w:p>
    <w:p w14:paraId="16DBAD21" w14:textId="77777777" w:rsidR="00E324CC" w:rsidRDefault="00000000">
      <w:pPr>
        <w:rPr>
          <w:rFonts w:hint="eastAsia"/>
        </w:rPr>
      </w:pPr>
      <w:r>
        <w:rPr>
          <w:rFonts w:ascii="Times New Roman" w:hAnsi="Times New Roman"/>
          <w:color w:val="000000"/>
          <w:sz w:val="22"/>
          <w:szCs w:val="22"/>
        </w:rPr>
        <w:tab/>
        <w:t>A mon pere quand i dormait jl’eraie fait. Mn’homme!</w:t>
      </w:r>
    </w:p>
    <w:p w14:paraId="048D7F71" w14:textId="77777777" w:rsidR="00E324CC" w:rsidRDefault="00E324CC">
      <w:pPr>
        <w:rPr>
          <w:rFonts w:ascii="Times New Roman" w:hAnsi="Times New Roman"/>
          <w:color w:val="000000"/>
          <w:sz w:val="22"/>
          <w:szCs w:val="22"/>
        </w:rPr>
      </w:pPr>
    </w:p>
    <w:p w14:paraId="435ECB39"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Macbeth entre.  </w:t>
      </w:r>
    </w:p>
    <w:p w14:paraId="26A713E3" w14:textId="77777777" w:rsidR="00E324CC" w:rsidRDefault="00E324CC">
      <w:pPr>
        <w:jc w:val="center"/>
        <w:rPr>
          <w:rFonts w:ascii="Times New Roman" w:hAnsi="Times New Roman"/>
          <w:color w:val="000000"/>
          <w:sz w:val="22"/>
          <w:szCs w:val="22"/>
        </w:rPr>
      </w:pPr>
    </w:p>
    <w:p w14:paraId="72B2BE8F" w14:textId="634D0EBA" w:rsidR="00E324CC" w:rsidRDefault="00000000">
      <w:pPr>
        <w:rPr>
          <w:rFonts w:ascii="Times New Roman" w:hAnsi="Times New Roman"/>
          <w:color w:val="000000"/>
          <w:sz w:val="22"/>
          <w:szCs w:val="22"/>
        </w:rPr>
      </w:pPr>
      <w:r>
        <w:rPr>
          <w:rFonts w:ascii="Times New Roman" w:hAnsi="Times New Roman"/>
          <w:color w:val="000000"/>
          <w:sz w:val="22"/>
          <w:szCs w:val="22"/>
        </w:rPr>
        <w:t>Macb: J’ait fait l’jab. as’tu oui du quamas qui?</w:t>
      </w:r>
    </w:p>
    <w:p w14:paraId="4E455E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J’ait oui l’cahouan keryai et laie criquets criqtai. </w:t>
      </w:r>
    </w:p>
    <w:p w14:paraId="564CD2F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Avoue pouin pahlai?</w:t>
      </w:r>
    </w:p>
    <w:p w14:paraId="5C45D3E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Quand?</w:t>
      </w:r>
    </w:p>
    <w:p w14:paraId="7DDE0E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Oshteure.</w:t>
      </w:r>
    </w:p>
    <w:p w14:paraId="4AD260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En d’vallant?</w:t>
      </w:r>
    </w:p>
    <w:p w14:paraId="03D21E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Oui.</w:t>
      </w:r>
    </w:p>
    <w:p w14:paraId="2EFAA3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Ecoutai! </w:t>
      </w:r>
    </w:p>
    <w:p w14:paraId="6067E0AC" w14:textId="55D9894C" w:rsidR="00E324CC" w:rsidRDefault="00000000">
      <w:pPr>
        <w:rPr>
          <w:rFonts w:ascii="Times New Roman" w:hAnsi="Times New Roman"/>
          <w:color w:val="000000"/>
          <w:sz w:val="22"/>
          <w:szCs w:val="22"/>
        </w:rPr>
      </w:pPr>
      <w:r>
        <w:rPr>
          <w:rFonts w:ascii="Times New Roman" w:hAnsi="Times New Roman"/>
          <w:color w:val="000000"/>
          <w:sz w:val="22"/>
          <w:szCs w:val="22"/>
        </w:rPr>
        <w:tab/>
        <w:t>kaie keè couachi dans la daeu</w:t>
      </w:r>
      <w:r w:rsidR="00F67820">
        <w:rPr>
          <w:rFonts w:ascii="Times New Roman" w:hAnsi="Times New Roman"/>
          <w:color w:val="000000"/>
          <w:sz w:val="22"/>
          <w:szCs w:val="22"/>
        </w:rPr>
        <w:t>x</w:t>
      </w:r>
      <w:r>
        <w:rPr>
          <w:rFonts w:ascii="Times New Roman" w:hAnsi="Times New Roman"/>
          <w:color w:val="000000"/>
          <w:sz w:val="22"/>
          <w:szCs w:val="22"/>
        </w:rPr>
        <w:t>ieme chambre?</w:t>
      </w:r>
    </w:p>
    <w:p w14:paraId="0C2318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Mac: Donalbain.</w:t>
      </w:r>
    </w:p>
    <w:p w14:paraId="3981F74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[R’gardait saie maiens] Ichin une triste veux.</w:t>
      </w:r>
    </w:p>
    <w:p w14:paraId="49F82B12" w14:textId="15750812" w:rsidR="00E324CC" w:rsidRDefault="00000000">
      <w:pPr>
        <w:rPr>
          <w:rFonts w:hint="eastAsia"/>
        </w:rPr>
      </w:pPr>
      <w:r>
        <w:rPr>
          <w:rFonts w:ascii="Times New Roman" w:hAnsi="Times New Roman"/>
          <w:color w:val="000000"/>
          <w:sz w:val="22"/>
          <w:szCs w:val="22"/>
        </w:rPr>
        <w:t>D Mbeth: Une ide</w:t>
      </w:r>
      <w:r w:rsidR="003C5C7F">
        <w:rPr>
          <w:rFonts w:ascii="Times New Roman" w:hAnsi="Times New Roman"/>
          <w:color w:val="000000"/>
          <w:sz w:val="22"/>
          <w:szCs w:val="22"/>
        </w:rPr>
        <w:t>è</w:t>
      </w:r>
      <w:r>
        <w:rPr>
          <w:rFonts w:ascii="Times New Roman" w:hAnsi="Times New Roman"/>
          <w:color w:val="000000"/>
          <w:sz w:val="22"/>
          <w:szCs w:val="22"/>
        </w:rPr>
        <w:t xml:space="preserve"> niaise</w:t>
      </w:r>
      <w:r>
        <w:rPr>
          <w:rFonts w:ascii="Times New Roman" w:hAnsi="Times New Roman"/>
          <w:color w:val="000000"/>
          <w:sz w:val="22"/>
          <w:szCs w:val="22"/>
          <w:highlight w:val="white"/>
        </w:rPr>
        <w:t xml:space="preserve"> de dire une triste veux</w:t>
      </w:r>
    </w:p>
    <w:p w14:paraId="509927E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 Yaen a yaen qua rit en dormant et l’autre</w:t>
      </w:r>
    </w:p>
    <w:p w14:paraId="1E9DBFDD"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 xml:space="preserve"> a keryai au ‘meurtre!’</w:t>
      </w:r>
    </w:p>
    <w:p w14:paraId="24D63211" w14:textId="45C35DC0"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r>
      <w:bookmarkStart w:id="30" w:name="_Hlk159839926"/>
      <w:r>
        <w:rPr>
          <w:rFonts w:ascii="Times New Roman" w:hAnsi="Times New Roman"/>
          <w:color w:val="000000"/>
          <w:sz w:val="22"/>
          <w:szCs w:val="22"/>
        </w:rPr>
        <w:t>Et i s’sont ent</w:t>
      </w:r>
      <w:r w:rsidR="00F67820">
        <w:rPr>
          <w:rFonts w:ascii="Times New Roman" w:hAnsi="Times New Roman"/>
          <w:color w:val="000000"/>
          <w:sz w:val="22"/>
          <w:szCs w:val="22"/>
        </w:rPr>
        <w:t>re</w:t>
      </w:r>
      <w:r>
        <w:rPr>
          <w:rFonts w:ascii="Times New Roman" w:hAnsi="Times New Roman"/>
          <w:color w:val="000000"/>
          <w:sz w:val="22"/>
          <w:szCs w:val="22"/>
        </w:rPr>
        <w:t xml:space="preserve"> eveyis: </w:t>
      </w:r>
      <w:r>
        <w:rPr>
          <w:rFonts w:ascii="Times New Roman" w:hAnsi="Times New Roman"/>
          <w:color w:val="000000"/>
          <w:sz w:val="22"/>
          <w:szCs w:val="22"/>
          <w:highlight w:val="white"/>
        </w:rPr>
        <w:t>j’ait restai butai</w:t>
      </w:r>
    </w:p>
    <w:p w14:paraId="484B732B"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 xml:space="preserve"> a laie oui;</w:t>
      </w:r>
      <w:bookmarkEnd w:id="30"/>
    </w:p>
    <w:p w14:paraId="118E0CEB" w14:textId="77777777" w:rsidR="00E324CC" w:rsidRDefault="00000000">
      <w:pPr>
        <w:rPr>
          <w:rFonts w:hint="eastAsia"/>
        </w:rPr>
      </w:pPr>
      <w:r>
        <w:rPr>
          <w:rFonts w:ascii="Times New Roman" w:hAnsi="Times New Roman"/>
          <w:color w:val="000000"/>
          <w:sz w:val="22"/>
          <w:szCs w:val="22"/>
          <w:highlight w:val="white"/>
        </w:rPr>
        <w:tab/>
      </w:r>
      <w:r>
        <w:rPr>
          <w:rFonts w:ascii="Times New Roman" w:hAnsi="Times New Roman"/>
          <w:color w:val="000000"/>
          <w:sz w:val="22"/>
          <w:szCs w:val="22"/>
        </w:rPr>
        <w:t>Mais il ont dit leux peryières et s’sont mis</w:t>
      </w:r>
    </w:p>
    <w:p w14:paraId="1192541D" w14:textId="01D2FF8F" w:rsidR="00E324CC" w:rsidRDefault="00000000">
      <w:pPr>
        <w:rPr>
          <w:rFonts w:ascii="Times New Roman" w:hAnsi="Times New Roman"/>
          <w:color w:val="000000"/>
          <w:sz w:val="22"/>
          <w:szCs w:val="22"/>
          <w:highlight w:val="yellow"/>
        </w:rPr>
      </w:pPr>
      <w:r>
        <w:rPr>
          <w:rFonts w:ascii="Times New Roman" w:hAnsi="Times New Roman"/>
          <w:color w:val="000000"/>
          <w:sz w:val="22"/>
          <w:szCs w:val="22"/>
        </w:rPr>
        <w:tab/>
        <w:t>Derch</w:t>
      </w:r>
      <w:r w:rsidR="008A14C5">
        <w:rPr>
          <w:rFonts w:ascii="Times New Roman" w:hAnsi="Times New Roman"/>
          <w:color w:val="000000"/>
          <w:sz w:val="22"/>
          <w:szCs w:val="22"/>
        </w:rPr>
        <w:t>è</w:t>
      </w:r>
      <w:r>
        <w:rPr>
          <w:rFonts w:ascii="Times New Roman" w:hAnsi="Times New Roman"/>
          <w:color w:val="000000"/>
          <w:sz w:val="22"/>
          <w:szCs w:val="22"/>
        </w:rPr>
        <w:t xml:space="preserve"> a dormi</w:t>
      </w:r>
    </w:p>
    <w:p w14:paraId="35B18D9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t>Yaen a daeux d’couachis ensaemblle.</w:t>
      </w:r>
    </w:p>
    <w:p w14:paraId="779298E6" w14:textId="77777777" w:rsidR="00E324CC" w:rsidRDefault="00000000">
      <w:pPr>
        <w:rPr>
          <w:rFonts w:hint="eastAsia"/>
        </w:rPr>
      </w:pPr>
      <w:r>
        <w:rPr>
          <w:rFonts w:ascii="Times New Roman" w:hAnsi="Times New Roman"/>
          <w:color w:val="000000"/>
          <w:sz w:val="22"/>
          <w:szCs w:val="22"/>
        </w:rPr>
        <w:t xml:space="preserve">Mac: Yun a keryai que ‘Gu nou sauve!’ et l’autre </w:t>
      </w:r>
    </w:p>
    <w:p w14:paraId="4E0099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‘Amen’</w:t>
      </w:r>
    </w:p>
    <w:p w14:paraId="08165D4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si m’avais veux auve sh’aie maiens ichin d’pendard.</w:t>
      </w:r>
    </w:p>
    <w:p w14:paraId="5D040A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Ecoutant leux craiente j’en pouvais pouin dire ‘Amen’?</w:t>
      </w:r>
    </w:p>
    <w:p w14:paraId="7F0888AA" w14:textId="16A2C46E"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Quand </w:t>
      </w:r>
      <w:r w:rsidR="008A14C5">
        <w:rPr>
          <w:rFonts w:ascii="Times New Roman" w:hAnsi="Times New Roman"/>
          <w:color w:val="000000"/>
          <w:sz w:val="22"/>
          <w:szCs w:val="22"/>
        </w:rPr>
        <w:t>i</w:t>
      </w:r>
      <w:r>
        <w:rPr>
          <w:rFonts w:ascii="Times New Roman" w:hAnsi="Times New Roman"/>
          <w:color w:val="000000"/>
          <w:sz w:val="22"/>
          <w:szCs w:val="22"/>
        </w:rPr>
        <w:t xml:space="preserve"> dizaie que ‘Gu nou sauve!’</w:t>
      </w:r>
    </w:p>
    <w:p w14:paraId="056FD3C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N’vou </w:t>
      </w:r>
      <w:commentRangeStart w:id="31"/>
      <w:commentRangeStart w:id="32"/>
      <w:r>
        <w:rPr>
          <w:rFonts w:ascii="Times New Roman" w:hAnsi="Times New Roman"/>
          <w:color w:val="000000"/>
          <w:sz w:val="22"/>
          <w:szCs w:val="22"/>
        </w:rPr>
        <w:t xml:space="preserve">binai </w:t>
      </w:r>
      <w:commentRangeEnd w:id="31"/>
      <w:r w:rsidR="008A14C5">
        <w:rPr>
          <w:rStyle w:val="CommentReference"/>
          <w:rFonts w:cs="Mangal"/>
        </w:rPr>
        <w:commentReference w:id="31"/>
      </w:r>
      <w:commentRangeEnd w:id="32"/>
      <w:r w:rsidR="0007706D">
        <w:rPr>
          <w:rStyle w:val="CommentReference"/>
          <w:rFonts w:cs="Mangal"/>
        </w:rPr>
        <w:commentReference w:id="32"/>
      </w:r>
      <w:r>
        <w:rPr>
          <w:rFonts w:ascii="Times New Roman" w:hAnsi="Times New Roman"/>
          <w:color w:val="000000"/>
          <w:sz w:val="22"/>
          <w:szCs w:val="22"/>
          <w:highlight w:val="white"/>
        </w:rPr>
        <w:t>pouin tant atouar.</w:t>
      </w:r>
    </w:p>
    <w:p w14:paraId="2E1D24A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Mac: Mais pourqui qu’ j’en pouvais pouin dire </w:t>
      </w:r>
    </w:p>
    <w:p w14:paraId="2F13276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‘Amen’?</w:t>
      </w:r>
    </w:p>
    <w:p w14:paraId="0CDC72D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J’avais l’pu d’bezouain d’eaet beni et ‘Amen’</w:t>
      </w:r>
    </w:p>
    <w:p w14:paraId="002F623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 restai dans ma gorge.</w:t>
      </w:r>
    </w:p>
    <w:p w14:paraId="34D7172B"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D Mbeth: I n’faut pouin pensai a chez actions la</w:t>
      </w:r>
    </w:p>
    <w:p w14:paraId="3AA0A1E4"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r>
      <w:r>
        <w:rPr>
          <w:rFonts w:ascii="Times New Roman" w:hAnsi="Times New Roman"/>
          <w:sz w:val="22"/>
          <w:szCs w:val="22"/>
          <w:highlight w:val="white"/>
        </w:rPr>
        <w:t xml:space="preserve">Quand </w:t>
      </w:r>
      <w:r>
        <w:rPr>
          <w:rFonts w:ascii="Times New Roman" w:hAnsi="Times New Roman"/>
          <w:color w:val="000000"/>
          <w:sz w:val="22"/>
          <w:szCs w:val="22"/>
          <w:highlight w:val="white"/>
        </w:rPr>
        <w:t>i sont faites qui i nou f’rons v’nis troubyais.</w:t>
      </w:r>
    </w:p>
    <w:p w14:paraId="3F6F84D1"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 J’ait creux oui une vouaix keryai ‘n’dormai pouin d’autre!</w:t>
      </w:r>
    </w:p>
    <w:p w14:paraId="3447095D"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Macbeth </w:t>
      </w:r>
      <w:r>
        <w:rPr>
          <w:rFonts w:ascii="Times New Roman" w:hAnsi="Times New Roman"/>
          <w:color w:val="000000"/>
          <w:sz w:val="22"/>
          <w:szCs w:val="22"/>
        </w:rPr>
        <w:t>tue</w:t>
      </w:r>
      <w:r>
        <w:rPr>
          <w:rFonts w:ascii="Times New Roman" w:hAnsi="Times New Roman"/>
          <w:color w:val="000000"/>
          <w:sz w:val="22"/>
          <w:szCs w:val="22"/>
          <w:highlight w:val="white"/>
        </w:rPr>
        <w:t xml:space="preserve"> l’dormi,’ innochent, </w:t>
      </w:r>
    </w:p>
    <w:p w14:paraId="243EFA8C" w14:textId="7D565B45"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L’dormi qui </w:t>
      </w:r>
      <w:r>
        <w:rPr>
          <w:rFonts w:ascii="Times New Roman" w:hAnsi="Times New Roman"/>
          <w:color w:val="000000"/>
          <w:sz w:val="22"/>
          <w:szCs w:val="22"/>
        </w:rPr>
        <w:t>coue</w:t>
      </w:r>
      <w:r>
        <w:rPr>
          <w:rFonts w:ascii="Times New Roman" w:hAnsi="Times New Roman"/>
          <w:color w:val="000000"/>
          <w:sz w:val="22"/>
          <w:szCs w:val="22"/>
          <w:highlight w:val="white"/>
        </w:rPr>
        <w:t xml:space="preserve"> la manche etriyi</w:t>
      </w:r>
      <w:r w:rsidR="008A14C5">
        <w:rPr>
          <w:rFonts w:ascii="Times New Roman" w:hAnsi="Times New Roman"/>
          <w:color w:val="000000"/>
          <w:sz w:val="22"/>
          <w:szCs w:val="22"/>
          <w:highlight w:val="white"/>
        </w:rPr>
        <w:t>e</w:t>
      </w:r>
      <w:r>
        <w:rPr>
          <w:rFonts w:ascii="Times New Roman" w:hAnsi="Times New Roman"/>
          <w:color w:val="000000"/>
          <w:sz w:val="22"/>
          <w:szCs w:val="22"/>
          <w:highlight w:val="white"/>
        </w:rPr>
        <w:t xml:space="preserve"> du souain,</w:t>
      </w:r>
    </w:p>
    <w:p w14:paraId="1F1E8475" w14:textId="74F85675"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La mort d’chaque jour de vie, la couache du f</w:t>
      </w:r>
      <w:r w:rsidR="008A14C5">
        <w:rPr>
          <w:rFonts w:ascii="Times New Roman" w:hAnsi="Times New Roman"/>
          <w:color w:val="000000"/>
          <w:sz w:val="22"/>
          <w:szCs w:val="22"/>
          <w:highlight w:val="white"/>
        </w:rPr>
        <w:t>or</w:t>
      </w:r>
      <w:r>
        <w:rPr>
          <w:rFonts w:ascii="Times New Roman" w:hAnsi="Times New Roman"/>
          <w:color w:val="000000"/>
          <w:sz w:val="22"/>
          <w:szCs w:val="22"/>
          <w:highlight w:val="white"/>
        </w:rPr>
        <w:t>t travats,</w:t>
      </w:r>
    </w:p>
    <w:p w14:paraId="70CC4DCC"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L’</w:t>
      </w:r>
      <w:r>
        <w:rPr>
          <w:rFonts w:ascii="Times New Roman" w:hAnsi="Times New Roman"/>
          <w:sz w:val="22"/>
          <w:szCs w:val="22"/>
          <w:highlight w:val="white"/>
        </w:rPr>
        <w:t>baume</w:t>
      </w:r>
      <w:r>
        <w:rPr>
          <w:rFonts w:ascii="Times New Roman" w:hAnsi="Times New Roman"/>
          <w:color w:val="CE181E"/>
          <w:sz w:val="22"/>
          <w:szCs w:val="22"/>
          <w:highlight w:val="white"/>
        </w:rPr>
        <w:t xml:space="preserve"> </w:t>
      </w:r>
      <w:r>
        <w:rPr>
          <w:rFonts w:ascii="Times New Roman" w:hAnsi="Times New Roman"/>
          <w:sz w:val="22"/>
          <w:szCs w:val="22"/>
          <w:highlight w:val="white"/>
        </w:rPr>
        <w:t>dz’espirits lassais, le r’pos dla grande nature,</w:t>
      </w:r>
    </w:p>
    <w:p w14:paraId="68D18E62" w14:textId="77777777" w:rsidR="00E324CC" w:rsidRDefault="00000000">
      <w:pPr>
        <w:rPr>
          <w:rFonts w:ascii="Times New Roman" w:hAnsi="Times New Roman"/>
          <w:sz w:val="22"/>
          <w:szCs w:val="22"/>
          <w:highlight w:val="white"/>
        </w:rPr>
      </w:pPr>
      <w:r>
        <w:rPr>
          <w:rFonts w:ascii="Times New Roman" w:hAnsi="Times New Roman"/>
          <w:sz w:val="22"/>
          <w:szCs w:val="22"/>
          <w:highlight w:val="white"/>
        </w:rPr>
        <w:tab/>
        <w:t>La principale vitalle dans l’frico dla vie,-</w:t>
      </w:r>
    </w:p>
    <w:p w14:paraId="4A50286F" w14:textId="77777777" w:rsidR="00E324CC" w:rsidRDefault="00000000">
      <w:pPr>
        <w:rPr>
          <w:rFonts w:ascii="Times New Roman" w:hAnsi="Times New Roman"/>
          <w:sz w:val="22"/>
          <w:szCs w:val="22"/>
          <w:highlight w:val="white"/>
        </w:rPr>
      </w:pPr>
      <w:r>
        <w:rPr>
          <w:rFonts w:ascii="Times New Roman" w:hAnsi="Times New Roman"/>
          <w:sz w:val="22"/>
          <w:szCs w:val="22"/>
          <w:highlight w:val="white"/>
        </w:rPr>
        <w:t xml:space="preserve">D Mbeth: </w:t>
      </w:r>
      <w:r>
        <w:rPr>
          <w:rFonts w:ascii="Times New Roman" w:hAnsi="Times New Roman"/>
          <w:sz w:val="22"/>
          <w:szCs w:val="22"/>
          <w:highlight w:val="white"/>
        </w:rPr>
        <w:tab/>
      </w:r>
      <w:r>
        <w:rPr>
          <w:rFonts w:ascii="Times New Roman" w:hAnsi="Times New Roman"/>
          <w:sz w:val="22"/>
          <w:szCs w:val="22"/>
          <w:highlight w:val="white"/>
        </w:rPr>
        <w:tab/>
      </w:r>
      <w:r>
        <w:rPr>
          <w:rFonts w:ascii="Times New Roman" w:hAnsi="Times New Roman"/>
          <w:sz w:val="22"/>
          <w:szCs w:val="22"/>
          <w:highlight w:val="white"/>
        </w:rPr>
        <w:tab/>
      </w:r>
      <w:r>
        <w:rPr>
          <w:rFonts w:ascii="Times New Roman" w:hAnsi="Times New Roman"/>
          <w:sz w:val="22"/>
          <w:szCs w:val="22"/>
          <w:highlight w:val="white"/>
        </w:rPr>
        <w:tab/>
        <w:t>Kaie kou z’entendai?</w:t>
      </w:r>
    </w:p>
    <w:p w14:paraId="002BF435"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 Acouare a keryi ‘n’dormai pouin d’autre!’ a toute la maison:</w:t>
      </w:r>
    </w:p>
    <w:p w14:paraId="31444C7A"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‘Glamis a tuai l’dormi, et de qui Cawdor</w:t>
      </w:r>
    </w:p>
    <w:p w14:paraId="2436B925"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Ni dormira pouin d’autre.</w:t>
      </w:r>
    </w:p>
    <w:p w14:paraId="6269739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Macbeth ne dormira pouin d’autre!’</w:t>
      </w:r>
    </w:p>
    <w:p w14:paraId="02855090"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D Mbeth: Kaie qua keryai d’meme? Qui, famaeux noblle,</w:t>
      </w:r>
    </w:p>
    <w:p w14:paraId="4F7067D3"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lastRenderedPageBreak/>
        <w:tab/>
        <w:t xml:space="preserve">Vou </w:t>
      </w:r>
      <w:commentRangeStart w:id="33"/>
      <w:r>
        <w:rPr>
          <w:rFonts w:ascii="Times New Roman" w:hAnsi="Times New Roman"/>
          <w:color w:val="000000"/>
          <w:sz w:val="22"/>
          <w:szCs w:val="22"/>
          <w:highlight w:val="white"/>
        </w:rPr>
        <w:t xml:space="preserve">foulai </w:t>
      </w:r>
      <w:commentRangeEnd w:id="33"/>
      <w:r w:rsidR="00A70160">
        <w:rPr>
          <w:rStyle w:val="CommentReference"/>
          <w:rFonts w:cs="Mangal"/>
        </w:rPr>
        <w:commentReference w:id="33"/>
      </w:r>
      <w:r>
        <w:rPr>
          <w:rFonts w:ascii="Times New Roman" w:hAnsi="Times New Roman"/>
          <w:color w:val="000000"/>
          <w:sz w:val="22"/>
          <w:szCs w:val="22"/>
          <w:highlight w:val="white"/>
        </w:rPr>
        <w:t xml:space="preserve">vot noblle forche a pensai et </w:t>
      </w:r>
      <w:r>
        <w:rPr>
          <w:rFonts w:ascii="Times New Roman" w:hAnsi="Times New Roman"/>
          <w:color w:val="000000"/>
          <w:sz w:val="22"/>
          <w:szCs w:val="22"/>
        </w:rPr>
        <w:t>broueyié</w:t>
      </w:r>
    </w:p>
    <w:p w14:paraId="264BD662" w14:textId="7619B206"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 xml:space="preserve">Vot chervè d’meme. Allai </w:t>
      </w:r>
      <w:r w:rsidR="00A70160">
        <w:rPr>
          <w:rFonts w:ascii="Times New Roman" w:hAnsi="Times New Roman"/>
          <w:color w:val="000000"/>
          <w:sz w:val="22"/>
          <w:szCs w:val="22"/>
        </w:rPr>
        <w:t>k</w:t>
      </w:r>
      <w:r>
        <w:rPr>
          <w:rFonts w:ascii="Times New Roman" w:hAnsi="Times New Roman"/>
          <w:color w:val="000000"/>
          <w:sz w:val="22"/>
          <w:szCs w:val="22"/>
        </w:rPr>
        <w:t>euere de yiaue</w:t>
      </w:r>
    </w:p>
    <w:p w14:paraId="466C381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lavai shu sale taimouain la d’vos maiens.</w:t>
      </w:r>
    </w:p>
    <w:p w14:paraId="40B0463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Pourqui kou z’avai apportai sh’aie coukiaues illo de dla?</w:t>
      </w:r>
    </w:p>
    <w:p w14:paraId="4583460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faut qu’il y reste: Allai laie portais, et douabai</w:t>
      </w:r>
    </w:p>
    <w:p w14:paraId="5821AF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valets endormis auve du sang</w:t>
      </w:r>
    </w:p>
    <w:p w14:paraId="1F4CA24F" w14:textId="52CF8332"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Jn’ </w:t>
      </w:r>
      <w:r w:rsidR="00A70160">
        <w:rPr>
          <w:rFonts w:ascii="Times New Roman" w:hAnsi="Times New Roman"/>
          <w:color w:val="000000"/>
          <w:sz w:val="22"/>
          <w:szCs w:val="22"/>
        </w:rPr>
        <w:t>ir</w:t>
      </w:r>
      <w:r>
        <w:rPr>
          <w:rFonts w:ascii="Times New Roman" w:hAnsi="Times New Roman"/>
          <w:color w:val="000000"/>
          <w:sz w:val="22"/>
          <w:szCs w:val="22"/>
        </w:rPr>
        <w:t>ait pouin d’autre:</w:t>
      </w:r>
    </w:p>
    <w:p w14:paraId="59FB80C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sie effraias d’pensai a shu qu’ j’ait fait:</w:t>
      </w:r>
    </w:p>
    <w:p w14:paraId="2088F29F"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 xml:space="preserve">Et a le r’vée derché jn’oze pouin. </w:t>
      </w:r>
    </w:p>
    <w:p w14:paraId="40D06F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Niais d’fou qu’taie! </w:t>
      </w:r>
    </w:p>
    <w:p w14:paraId="175005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Baeille me laie coukiaues. laie dormants et laie morts</w:t>
      </w:r>
    </w:p>
    <w:p w14:paraId="74009164" w14:textId="6B1D56EE"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N’sont qu’comme daie pou</w:t>
      </w:r>
      <w:r w:rsidR="00A70160">
        <w:rPr>
          <w:rFonts w:ascii="Times New Roman" w:hAnsi="Times New Roman"/>
          <w:color w:val="000000"/>
          <w:sz w:val="22"/>
          <w:szCs w:val="22"/>
        </w:rPr>
        <w:t>r</w:t>
      </w:r>
      <w:r>
        <w:rPr>
          <w:rFonts w:ascii="Times New Roman" w:hAnsi="Times New Roman"/>
          <w:color w:val="000000"/>
          <w:sz w:val="22"/>
          <w:szCs w:val="22"/>
        </w:rPr>
        <w:t>t</w:t>
      </w:r>
      <w:r w:rsidR="00A70160">
        <w:rPr>
          <w:rFonts w:ascii="Times New Roman" w:hAnsi="Times New Roman"/>
          <w:color w:val="000000"/>
          <w:sz w:val="22"/>
          <w:szCs w:val="22"/>
        </w:rPr>
        <w:t>è</w:t>
      </w:r>
      <w:r>
        <w:rPr>
          <w:rFonts w:ascii="Times New Roman" w:hAnsi="Times New Roman"/>
          <w:color w:val="000000"/>
          <w:sz w:val="22"/>
          <w:szCs w:val="22"/>
        </w:rPr>
        <w:t>rets: sh’aie un ieil d’efant</w:t>
      </w:r>
    </w:p>
    <w:p w14:paraId="54D694ED" w14:textId="5F9CE3DE"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Qui craiens un guiablle paient</w:t>
      </w:r>
      <w:r w:rsidR="00A70160">
        <w:rPr>
          <w:rFonts w:ascii="Times New Roman" w:hAnsi="Times New Roman"/>
          <w:color w:val="000000"/>
          <w:sz w:val="22"/>
          <w:szCs w:val="22"/>
        </w:rPr>
        <w:t>u</w:t>
      </w:r>
      <w:r>
        <w:rPr>
          <w:rFonts w:ascii="Times New Roman" w:hAnsi="Times New Roman"/>
          <w:color w:val="000000"/>
          <w:sz w:val="22"/>
          <w:szCs w:val="22"/>
        </w:rPr>
        <w:t>rai. Si sanne,</w:t>
      </w:r>
    </w:p>
    <w:p w14:paraId="471C1BA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J’ornerait laie visages daie valets atou; </w:t>
      </w:r>
    </w:p>
    <w:p w14:paraId="1C5D50BA" w14:textId="20DE9BC9" w:rsidR="00E324CC" w:rsidRDefault="00000000">
      <w:pPr>
        <w:rPr>
          <w:rFonts w:ascii="Times New Roman" w:hAnsi="Times New Roman"/>
          <w:color w:val="000000"/>
          <w:sz w:val="22"/>
          <w:szCs w:val="22"/>
        </w:rPr>
      </w:pPr>
      <w:r>
        <w:rPr>
          <w:rFonts w:ascii="Times New Roman" w:hAnsi="Times New Roman"/>
          <w:color w:val="000000"/>
          <w:sz w:val="22"/>
          <w:szCs w:val="22"/>
        </w:rPr>
        <w:tab/>
        <w:t>Car i faut que l’crime seit suppozai d’</w:t>
      </w:r>
      <w:r w:rsidR="00A70160">
        <w:rPr>
          <w:rFonts w:ascii="Times New Roman" w:hAnsi="Times New Roman"/>
          <w:color w:val="000000"/>
          <w:sz w:val="22"/>
          <w:szCs w:val="22"/>
        </w:rPr>
        <w:t>a</w:t>
      </w:r>
      <w:r>
        <w:rPr>
          <w:rFonts w:ascii="Times New Roman" w:hAnsi="Times New Roman"/>
          <w:color w:val="000000"/>
          <w:sz w:val="22"/>
          <w:szCs w:val="22"/>
        </w:rPr>
        <w:t>eux.</w:t>
      </w:r>
    </w:p>
    <w:p w14:paraId="42EEA3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 sort. Nou tappe en d’dans]</w:t>
      </w:r>
    </w:p>
    <w:p w14:paraId="580314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D’ou’aie qu’shute tapperie la viaen? </w:t>
      </w:r>
    </w:p>
    <w:p w14:paraId="092CE8A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Commaie ql’affaire aie auve mè, que tout l’but m’effrie?</w:t>
      </w:r>
    </w:p>
    <w:p w14:paraId="1AE5AC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Kiei maiens que ichin? Ah! il errache mez iers.</w:t>
      </w:r>
    </w:p>
    <w:p w14:paraId="78064BB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Toute la grande mair de Neptune lavera t’alle shu sang la</w:t>
      </w:r>
    </w:p>
    <w:p w14:paraId="2493488E" w14:textId="170B2339" w:rsidR="00E324CC" w:rsidRDefault="00000000">
      <w:pPr>
        <w:rPr>
          <w:rFonts w:ascii="Times New Roman" w:hAnsi="Times New Roman"/>
          <w:color w:val="000000"/>
          <w:sz w:val="22"/>
          <w:szCs w:val="22"/>
        </w:rPr>
      </w:pPr>
      <w:r>
        <w:rPr>
          <w:rFonts w:ascii="Times New Roman" w:hAnsi="Times New Roman"/>
          <w:color w:val="000000"/>
          <w:sz w:val="22"/>
          <w:szCs w:val="22"/>
        </w:rPr>
        <w:tab/>
        <w:t>N</w:t>
      </w:r>
      <w:r w:rsidR="00FF45EA">
        <w:rPr>
          <w:rFonts w:ascii="Times New Roman" w:hAnsi="Times New Roman"/>
          <w:color w:val="000000"/>
          <w:sz w:val="22"/>
          <w:szCs w:val="22"/>
        </w:rPr>
        <w:t>e</w:t>
      </w:r>
      <w:r>
        <w:rPr>
          <w:rFonts w:ascii="Times New Roman" w:hAnsi="Times New Roman"/>
          <w:color w:val="000000"/>
          <w:sz w:val="22"/>
          <w:szCs w:val="22"/>
        </w:rPr>
        <w:t xml:space="preserve">tte de maie maiens? Naennin, ichin ma maien pu tot </w:t>
      </w:r>
    </w:p>
    <w:p w14:paraId="415335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taireiblle mair rouagira,</w:t>
      </w:r>
    </w:p>
    <w:p w14:paraId="30324E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En faizant d’une verte une rouage. </w:t>
      </w:r>
    </w:p>
    <w:p w14:paraId="150AD1C3" w14:textId="77777777" w:rsidR="00E324CC" w:rsidRDefault="00E324CC">
      <w:pPr>
        <w:rPr>
          <w:rFonts w:ascii="Times New Roman" w:hAnsi="Times New Roman"/>
          <w:color w:val="000000"/>
          <w:sz w:val="22"/>
          <w:szCs w:val="22"/>
        </w:rPr>
      </w:pPr>
    </w:p>
    <w:p w14:paraId="5B1DDC6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Dame Macbeth r’entre.</w:t>
      </w:r>
    </w:p>
    <w:p w14:paraId="239CA4CC" w14:textId="77777777" w:rsidR="00E324CC" w:rsidRDefault="00E324CC">
      <w:pPr>
        <w:rPr>
          <w:rFonts w:ascii="Times New Roman" w:hAnsi="Times New Roman"/>
          <w:color w:val="000000"/>
          <w:sz w:val="22"/>
          <w:szCs w:val="22"/>
        </w:rPr>
      </w:pPr>
    </w:p>
    <w:p w14:paraId="4B6AEF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Maie maiens sont d’vot couleur, mais j’ait honte</w:t>
      </w:r>
    </w:p>
    <w:p w14:paraId="60859A7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De portai un coeur si byanc </w:t>
      </w:r>
      <w:r>
        <w:rPr>
          <w:rFonts w:ascii="Times New Roman" w:hAnsi="Times New Roman"/>
          <w:color w:val="000000"/>
          <w:sz w:val="22"/>
          <w:szCs w:val="22"/>
        </w:rPr>
        <w:tab/>
        <w:t>[nou tappe]</w:t>
      </w:r>
    </w:p>
    <w:p w14:paraId="0084CEF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j’o tappai</w:t>
      </w:r>
    </w:p>
    <w:p w14:paraId="02045829" w14:textId="2152F3D6" w:rsidR="00E324CC" w:rsidRDefault="00000000">
      <w:pPr>
        <w:rPr>
          <w:rFonts w:ascii="Times New Roman" w:hAnsi="Times New Roman"/>
          <w:color w:val="000000"/>
          <w:sz w:val="22"/>
          <w:szCs w:val="22"/>
        </w:rPr>
      </w:pPr>
      <w:r>
        <w:rPr>
          <w:rFonts w:ascii="Times New Roman" w:hAnsi="Times New Roman"/>
          <w:color w:val="000000"/>
          <w:sz w:val="22"/>
          <w:szCs w:val="22"/>
        </w:rPr>
        <w:tab/>
        <w:t>A la porte de Su; i fa</w:t>
      </w:r>
      <w:r w:rsidR="00FF45EA">
        <w:rPr>
          <w:rFonts w:ascii="Times New Roman" w:hAnsi="Times New Roman"/>
          <w:color w:val="000000"/>
          <w:sz w:val="22"/>
          <w:szCs w:val="22"/>
        </w:rPr>
        <w:t>u</w:t>
      </w:r>
      <w:r>
        <w:rPr>
          <w:rFonts w:ascii="Times New Roman" w:hAnsi="Times New Roman"/>
          <w:color w:val="000000"/>
          <w:sz w:val="22"/>
          <w:szCs w:val="22"/>
        </w:rPr>
        <w:t>t s’en allai a not chambre;</w:t>
      </w:r>
    </w:p>
    <w:p w14:paraId="7BB6D77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 p’tit d’iaue nou cyerghi de cht action la;</w:t>
      </w:r>
    </w:p>
    <w:p w14:paraId="3075BD66" w14:textId="06612014" w:rsidR="00E324CC" w:rsidRDefault="00000000">
      <w:pPr>
        <w:rPr>
          <w:rFonts w:ascii="Times New Roman" w:hAnsi="Times New Roman"/>
          <w:color w:val="000000"/>
          <w:sz w:val="22"/>
          <w:szCs w:val="22"/>
        </w:rPr>
      </w:pPr>
      <w:r>
        <w:rPr>
          <w:rFonts w:ascii="Times New Roman" w:hAnsi="Times New Roman"/>
          <w:color w:val="000000"/>
          <w:sz w:val="22"/>
          <w:szCs w:val="22"/>
        </w:rPr>
        <w:tab/>
        <w:t>Comme l’affaire aie aiezie! Vot f</w:t>
      </w:r>
      <w:r w:rsidR="00FF45EA">
        <w:rPr>
          <w:rFonts w:ascii="Times New Roman" w:hAnsi="Times New Roman"/>
          <w:color w:val="000000"/>
          <w:sz w:val="22"/>
          <w:szCs w:val="22"/>
        </w:rPr>
        <w:t>e</w:t>
      </w:r>
      <w:r>
        <w:rPr>
          <w:rFonts w:ascii="Times New Roman" w:hAnsi="Times New Roman"/>
          <w:color w:val="000000"/>
          <w:sz w:val="22"/>
          <w:szCs w:val="22"/>
        </w:rPr>
        <w:t xml:space="preserve">rmetai </w:t>
      </w:r>
    </w:p>
    <w:p w14:paraId="2FEFBB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Vou z’avè laqui allai. </w:t>
      </w:r>
      <w:r>
        <w:rPr>
          <w:rFonts w:ascii="Times New Roman" w:hAnsi="Times New Roman"/>
          <w:color w:val="000000"/>
          <w:sz w:val="22"/>
          <w:szCs w:val="22"/>
        </w:rPr>
        <w:tab/>
      </w:r>
      <w:r>
        <w:rPr>
          <w:rFonts w:ascii="Times New Roman" w:hAnsi="Times New Roman"/>
          <w:color w:val="000000"/>
          <w:sz w:val="22"/>
          <w:szCs w:val="22"/>
        </w:rPr>
        <w:tab/>
        <w:t xml:space="preserve">[nou tappe] </w:t>
      </w:r>
    </w:p>
    <w:p w14:paraId="1AEFBE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Nou tappe derché.</w:t>
      </w:r>
      <w:r>
        <w:rPr>
          <w:rFonts w:ascii="Times New Roman" w:hAnsi="Times New Roman"/>
          <w:color w:val="000000"/>
          <w:sz w:val="22"/>
          <w:szCs w:val="22"/>
        </w:rPr>
        <w:tab/>
      </w:r>
    </w:p>
    <w:p w14:paraId="7A6EE0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Mettai vot ganne de gniet de craiente que j’en saiyon applais</w:t>
      </w:r>
    </w:p>
    <w:p w14:paraId="0AB892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decouverts d’eaet a v</w:t>
      </w:r>
      <w:commentRangeStart w:id="34"/>
      <w:r>
        <w:rPr>
          <w:rFonts w:ascii="Times New Roman" w:hAnsi="Times New Roman"/>
          <w:color w:val="000000"/>
          <w:sz w:val="22"/>
          <w:szCs w:val="22"/>
        </w:rPr>
        <w:t>i</w:t>
      </w:r>
      <w:commentRangeEnd w:id="34"/>
      <w:r w:rsidR="00FF45EA">
        <w:rPr>
          <w:rStyle w:val="CommentReference"/>
          <w:rFonts w:cs="Mangal"/>
        </w:rPr>
        <w:commentReference w:id="34"/>
      </w:r>
      <w:r>
        <w:rPr>
          <w:rFonts w:ascii="Times New Roman" w:hAnsi="Times New Roman"/>
          <w:color w:val="000000"/>
          <w:sz w:val="22"/>
          <w:szCs w:val="22"/>
        </w:rPr>
        <w:t>yié. N’vou perdai pouin</w:t>
      </w:r>
    </w:p>
    <w:p w14:paraId="65C823E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pouremaen dans vos pensaies.</w:t>
      </w:r>
    </w:p>
    <w:p w14:paraId="4A159E85" w14:textId="77777777" w:rsidR="00E324CC" w:rsidRDefault="00000000">
      <w:pPr>
        <w:rPr>
          <w:rFonts w:hint="eastAsia"/>
        </w:rPr>
      </w:pPr>
      <w:r>
        <w:rPr>
          <w:rFonts w:ascii="Times New Roman" w:hAnsi="Times New Roman"/>
          <w:color w:val="000000"/>
          <w:sz w:val="22"/>
          <w:szCs w:val="22"/>
        </w:rPr>
        <w:t>Mac: Counietre mn’action i vaudrait mues qu’ j’en me</w:t>
      </w:r>
    </w:p>
    <w:p w14:paraId="3A6F33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connietrais pouin. </w:t>
      </w:r>
      <w:r>
        <w:rPr>
          <w:rFonts w:ascii="Times New Roman" w:hAnsi="Times New Roman"/>
          <w:color w:val="000000"/>
          <w:sz w:val="22"/>
          <w:szCs w:val="22"/>
        </w:rPr>
        <w:tab/>
        <w:t>[nou tappe]</w:t>
      </w:r>
    </w:p>
    <w:p w14:paraId="57083DAB" w14:textId="5AB819DE"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Eville t</w:t>
      </w:r>
      <w:r w:rsidR="00FF45EA">
        <w:rPr>
          <w:rFonts w:ascii="Times New Roman" w:hAnsi="Times New Roman"/>
          <w:color w:val="000000"/>
          <w:sz w:val="22"/>
          <w:szCs w:val="22"/>
          <w:highlight w:val="white"/>
        </w:rPr>
        <w:t>è</w:t>
      </w:r>
      <w:r>
        <w:rPr>
          <w:rFonts w:ascii="Times New Roman" w:hAnsi="Times New Roman"/>
          <w:color w:val="000000"/>
          <w:sz w:val="22"/>
          <w:szCs w:val="22"/>
          <w:highlight w:val="white"/>
        </w:rPr>
        <w:t xml:space="preserve"> Duncan par la </w:t>
      </w:r>
      <w:r>
        <w:rPr>
          <w:rFonts w:ascii="Times New Roman" w:hAnsi="Times New Roman"/>
          <w:color w:val="000000"/>
          <w:sz w:val="22"/>
          <w:szCs w:val="22"/>
        </w:rPr>
        <w:t>tapprie!</w:t>
      </w:r>
      <w:r>
        <w:rPr>
          <w:rFonts w:ascii="Times New Roman" w:hAnsi="Times New Roman"/>
          <w:color w:val="000000"/>
          <w:sz w:val="22"/>
          <w:szCs w:val="22"/>
          <w:highlight w:val="white"/>
        </w:rPr>
        <w:t xml:space="preserve"> j’voudrais qu’tu pou</w:t>
      </w:r>
      <w:r w:rsidR="00FF45EA">
        <w:rPr>
          <w:rFonts w:ascii="Times New Roman" w:hAnsi="Times New Roman"/>
          <w:color w:val="000000"/>
          <w:sz w:val="22"/>
          <w:szCs w:val="22"/>
          <w:highlight w:val="white"/>
        </w:rPr>
        <w:t>r</w:t>
      </w:r>
      <w:r>
        <w:rPr>
          <w:rFonts w:ascii="Times New Roman" w:hAnsi="Times New Roman"/>
          <w:color w:val="000000"/>
          <w:sz w:val="22"/>
          <w:szCs w:val="22"/>
          <w:highlight w:val="white"/>
        </w:rPr>
        <w:t>rais!</w:t>
      </w:r>
    </w:p>
    <w:p w14:paraId="72329F10" w14:textId="77777777" w:rsidR="00E324CC" w:rsidRDefault="00E324CC">
      <w:pPr>
        <w:rPr>
          <w:rFonts w:ascii="Times New Roman" w:hAnsi="Times New Roman"/>
          <w:color w:val="000000"/>
          <w:sz w:val="22"/>
          <w:szCs w:val="22"/>
          <w:highlight w:val="white"/>
        </w:rPr>
      </w:pPr>
    </w:p>
    <w:p w14:paraId="1B0D0FC4"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Scene 3 L’meme</w:t>
      </w:r>
    </w:p>
    <w:p w14:paraId="5F229BDB" w14:textId="77777777" w:rsidR="00E324CC" w:rsidRDefault="00E324CC">
      <w:pPr>
        <w:rPr>
          <w:rFonts w:ascii="Times New Roman" w:hAnsi="Times New Roman"/>
          <w:color w:val="000000"/>
          <w:sz w:val="22"/>
          <w:szCs w:val="22"/>
          <w:highlight w:val="white"/>
        </w:rPr>
      </w:pPr>
    </w:p>
    <w:p w14:paraId="4DC20F9A" w14:textId="63C53E6D"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 xml:space="preserve">Entre un </w:t>
      </w:r>
      <w:r>
        <w:rPr>
          <w:rFonts w:ascii="Times New Roman" w:hAnsi="Times New Roman"/>
          <w:color w:val="000000"/>
          <w:sz w:val="22"/>
          <w:szCs w:val="22"/>
        </w:rPr>
        <w:t>Porqu</w:t>
      </w:r>
      <w:r w:rsidR="00FF45EA">
        <w:rPr>
          <w:rFonts w:ascii="Times New Roman" w:hAnsi="Times New Roman"/>
          <w:color w:val="000000"/>
          <w:sz w:val="22"/>
          <w:szCs w:val="22"/>
        </w:rPr>
        <w:t>è</w:t>
      </w:r>
      <w:r>
        <w:rPr>
          <w:rFonts w:ascii="Times New Roman" w:hAnsi="Times New Roman"/>
          <w:color w:val="000000"/>
          <w:sz w:val="22"/>
          <w:szCs w:val="22"/>
        </w:rPr>
        <w:t>. nou tappe en d’dans.</w:t>
      </w:r>
    </w:p>
    <w:p w14:paraId="28DD6821" w14:textId="77777777" w:rsidR="00E324CC" w:rsidRDefault="00E324CC">
      <w:pPr>
        <w:rPr>
          <w:rFonts w:ascii="Times New Roman" w:hAnsi="Times New Roman"/>
          <w:color w:val="000000"/>
          <w:sz w:val="22"/>
          <w:szCs w:val="22"/>
          <w:highlight w:val="yellow"/>
        </w:rPr>
      </w:pPr>
    </w:p>
    <w:p w14:paraId="50F08404" w14:textId="0218A70F" w:rsidR="00E324CC" w:rsidRDefault="00000000">
      <w:pPr>
        <w:rPr>
          <w:rFonts w:ascii="Times New Roman" w:hAnsi="Times New Roman"/>
          <w:color w:val="000000"/>
          <w:sz w:val="22"/>
          <w:szCs w:val="22"/>
        </w:rPr>
      </w:pPr>
      <w:r>
        <w:rPr>
          <w:rFonts w:ascii="Times New Roman" w:hAnsi="Times New Roman"/>
          <w:color w:val="000000"/>
          <w:sz w:val="22"/>
          <w:szCs w:val="22"/>
        </w:rPr>
        <w:t>Por: Ichin une foutu tapprie vraiment. Si un homme etait porqu</w:t>
      </w:r>
      <w:r w:rsidR="00FF45EA">
        <w:rPr>
          <w:rFonts w:ascii="Times New Roman" w:hAnsi="Times New Roman"/>
          <w:color w:val="000000"/>
          <w:sz w:val="22"/>
          <w:szCs w:val="22"/>
        </w:rPr>
        <w:t>è</w:t>
      </w:r>
      <w:r>
        <w:rPr>
          <w:rFonts w:ascii="Times New Roman" w:hAnsi="Times New Roman"/>
          <w:color w:val="000000"/>
          <w:sz w:val="22"/>
          <w:szCs w:val="22"/>
        </w:rPr>
        <w:t xml:space="preserve"> dla porte dl’enfer i viaendrait vier a tournai la cyai.</w:t>
      </w:r>
      <w:r>
        <w:rPr>
          <w:rFonts w:ascii="Times New Roman" w:hAnsi="Times New Roman"/>
          <w:color w:val="000000"/>
          <w:sz w:val="22"/>
          <w:szCs w:val="22"/>
        </w:rPr>
        <w:tab/>
      </w:r>
      <w:r>
        <w:rPr>
          <w:rFonts w:ascii="Times New Roman" w:hAnsi="Times New Roman"/>
          <w:color w:val="000000"/>
          <w:sz w:val="22"/>
          <w:szCs w:val="22"/>
        </w:rPr>
        <w:tab/>
        <w:t>[nou tappe]</w:t>
      </w:r>
    </w:p>
    <w:p w14:paraId="360578FA" w14:textId="19E576A1" w:rsidR="00E324CC" w:rsidRDefault="00000000">
      <w:pPr>
        <w:rPr>
          <w:rFonts w:ascii="Times New Roman" w:hAnsi="Times New Roman"/>
          <w:color w:val="000000"/>
          <w:sz w:val="22"/>
          <w:szCs w:val="22"/>
        </w:rPr>
      </w:pPr>
      <w:r>
        <w:rPr>
          <w:rFonts w:ascii="Times New Roman" w:hAnsi="Times New Roman"/>
          <w:color w:val="000000"/>
          <w:sz w:val="22"/>
          <w:szCs w:val="22"/>
        </w:rPr>
        <w:t>tappai, tappai, tappai! kaie k</w:t>
      </w:r>
      <w:r w:rsidR="00FB1A27">
        <w:rPr>
          <w:rFonts w:ascii="Times New Roman" w:hAnsi="Times New Roman"/>
          <w:color w:val="000000"/>
          <w:sz w:val="22"/>
          <w:szCs w:val="22"/>
        </w:rPr>
        <w:t>e</w:t>
      </w:r>
      <w:r>
        <w:rPr>
          <w:rFonts w:ascii="Times New Roman" w:hAnsi="Times New Roman"/>
          <w:color w:val="000000"/>
          <w:sz w:val="22"/>
          <w:szCs w:val="22"/>
        </w:rPr>
        <w:t>è la, au nom d’B</w:t>
      </w:r>
      <w:r w:rsidR="00FE1E18">
        <w:rPr>
          <w:rFonts w:ascii="Times New Roman" w:hAnsi="Times New Roman"/>
          <w:color w:val="000000"/>
          <w:sz w:val="22"/>
          <w:szCs w:val="22"/>
        </w:rPr>
        <w:t>ee</w:t>
      </w:r>
      <w:r>
        <w:rPr>
          <w:rFonts w:ascii="Times New Roman" w:hAnsi="Times New Roman"/>
          <w:color w:val="000000"/>
          <w:sz w:val="22"/>
          <w:szCs w:val="22"/>
        </w:rPr>
        <w:t>lzebub? Ichin un fermier qui saie pendu par l’attente d’avè ardi: V’nai en temps; ayie daie mourcheux assai autouar de vou ichin vou suerai pour.</w:t>
      </w:r>
      <w:r>
        <w:rPr>
          <w:rFonts w:ascii="Times New Roman" w:hAnsi="Times New Roman"/>
          <w:color w:val="000000"/>
          <w:sz w:val="22"/>
          <w:szCs w:val="22"/>
        </w:rPr>
        <w:tab/>
        <w:t>[nou tappe]</w:t>
      </w:r>
    </w:p>
    <w:p w14:paraId="0AFEDB67" w14:textId="1304AB10" w:rsidR="00E324CC" w:rsidRDefault="00000000">
      <w:pPr>
        <w:rPr>
          <w:rFonts w:ascii="Times New Roman" w:hAnsi="Times New Roman"/>
          <w:color w:val="000000"/>
          <w:sz w:val="22"/>
          <w:szCs w:val="22"/>
        </w:rPr>
      </w:pPr>
      <w:r>
        <w:rPr>
          <w:rFonts w:ascii="Times New Roman" w:hAnsi="Times New Roman"/>
          <w:color w:val="000000"/>
          <w:sz w:val="22"/>
          <w:szCs w:val="22"/>
        </w:rPr>
        <w:t>Tappai, tappai! Kaie k</w:t>
      </w:r>
      <w:r w:rsidR="00FB1A27">
        <w:rPr>
          <w:rFonts w:ascii="Times New Roman" w:hAnsi="Times New Roman"/>
          <w:color w:val="000000"/>
          <w:sz w:val="22"/>
          <w:szCs w:val="22"/>
        </w:rPr>
        <w:t>e</w:t>
      </w:r>
      <w:r>
        <w:rPr>
          <w:rFonts w:ascii="Times New Roman" w:hAnsi="Times New Roman"/>
          <w:color w:val="000000"/>
          <w:sz w:val="22"/>
          <w:szCs w:val="22"/>
        </w:rPr>
        <w:t>è la, au nom dl’aut guiablle. Fouai, ichin un homme qui doute qui peut jurai dans laie daeux balanches contre y’une daie daeux balanches qua fait daie traiezons assai pour l’amour de Gu et acouare na pouin peux grimpai au cieil. O! entre te, gayard qui doute.</w:t>
      </w:r>
      <w:r>
        <w:rPr>
          <w:rFonts w:ascii="Times New Roman" w:hAnsi="Times New Roman"/>
          <w:color w:val="000000"/>
          <w:sz w:val="22"/>
          <w:szCs w:val="22"/>
        </w:rPr>
        <w:tab/>
        <w:t>[nou tappe]</w:t>
      </w:r>
    </w:p>
    <w:p w14:paraId="6E33A3F4" w14:textId="30D51DFB" w:rsidR="00E324CC" w:rsidRDefault="00000000">
      <w:pPr>
        <w:rPr>
          <w:rFonts w:ascii="Times New Roman" w:hAnsi="Times New Roman"/>
          <w:color w:val="000000"/>
          <w:sz w:val="22"/>
          <w:szCs w:val="22"/>
        </w:rPr>
      </w:pPr>
      <w:r>
        <w:rPr>
          <w:rFonts w:ascii="Times New Roman" w:hAnsi="Times New Roman"/>
          <w:color w:val="000000"/>
          <w:sz w:val="22"/>
          <w:szCs w:val="22"/>
        </w:rPr>
        <w:t>tappai, tappai, tappai! Kaie k</w:t>
      </w:r>
      <w:r w:rsidR="00FB1A27">
        <w:rPr>
          <w:rFonts w:ascii="Times New Roman" w:hAnsi="Times New Roman"/>
          <w:color w:val="000000"/>
          <w:sz w:val="22"/>
          <w:szCs w:val="22"/>
        </w:rPr>
        <w:t>e</w:t>
      </w:r>
      <w:r>
        <w:rPr>
          <w:rFonts w:ascii="Times New Roman" w:hAnsi="Times New Roman"/>
          <w:color w:val="000000"/>
          <w:sz w:val="22"/>
          <w:szCs w:val="22"/>
        </w:rPr>
        <w:t>è la? Fouai, ichin un coueturi</w:t>
      </w:r>
      <w:r w:rsidR="0046571F">
        <w:rPr>
          <w:rFonts w:ascii="Times New Roman" w:hAnsi="Times New Roman"/>
          <w:color w:val="000000"/>
          <w:sz w:val="22"/>
          <w:szCs w:val="22"/>
        </w:rPr>
        <w:t>è</w:t>
      </w:r>
      <w:r>
        <w:rPr>
          <w:rFonts w:ascii="Times New Roman" w:hAnsi="Times New Roman"/>
          <w:color w:val="000000"/>
          <w:sz w:val="22"/>
          <w:szCs w:val="22"/>
        </w:rPr>
        <w:t xml:space="preserve"> Angyai kaie v’nu pour avè volai de d’dans une </w:t>
      </w:r>
      <w:commentRangeStart w:id="35"/>
      <w:r>
        <w:rPr>
          <w:rFonts w:ascii="Times New Roman" w:hAnsi="Times New Roman"/>
          <w:color w:val="000000"/>
          <w:sz w:val="22"/>
          <w:szCs w:val="22"/>
        </w:rPr>
        <w:t>pote</w:t>
      </w:r>
      <w:commentRangeEnd w:id="35"/>
      <w:r w:rsidR="000A2DA8">
        <w:rPr>
          <w:rStyle w:val="CommentReference"/>
          <w:rFonts w:cs="Mangal"/>
        </w:rPr>
        <w:commentReference w:id="35"/>
      </w:r>
      <w:r>
        <w:rPr>
          <w:rFonts w:ascii="Times New Roman" w:hAnsi="Times New Roman"/>
          <w:color w:val="000000"/>
          <w:sz w:val="22"/>
          <w:szCs w:val="22"/>
        </w:rPr>
        <w:t xml:space="preserve"> de braies Francaises: entrai, coueturi</w:t>
      </w:r>
      <w:r w:rsidR="0046571F">
        <w:rPr>
          <w:rFonts w:ascii="Times New Roman" w:hAnsi="Times New Roman"/>
          <w:color w:val="000000"/>
          <w:sz w:val="22"/>
          <w:szCs w:val="22"/>
        </w:rPr>
        <w:t>è</w:t>
      </w:r>
      <w:r>
        <w:rPr>
          <w:rFonts w:ascii="Times New Roman" w:hAnsi="Times New Roman"/>
          <w:color w:val="000000"/>
          <w:sz w:val="22"/>
          <w:szCs w:val="22"/>
        </w:rPr>
        <w:t>; ichin vou pouvai raeti vot ouaie.</w:t>
      </w:r>
      <w:r>
        <w:rPr>
          <w:rFonts w:ascii="Times New Roman" w:hAnsi="Times New Roman"/>
          <w:color w:val="000000"/>
          <w:sz w:val="22"/>
          <w:szCs w:val="22"/>
        </w:rPr>
        <w:tab/>
        <w:t>[nou tappe]</w:t>
      </w:r>
    </w:p>
    <w:p w14:paraId="4E25C7EB" w14:textId="7AEC0381" w:rsidR="00E324CC" w:rsidRDefault="00000000">
      <w:pPr>
        <w:rPr>
          <w:rFonts w:ascii="Times New Roman" w:hAnsi="Times New Roman"/>
          <w:color w:val="000000"/>
          <w:sz w:val="22"/>
          <w:szCs w:val="22"/>
        </w:rPr>
      </w:pPr>
      <w:r>
        <w:rPr>
          <w:rFonts w:ascii="Times New Roman" w:hAnsi="Times New Roman"/>
          <w:color w:val="000000"/>
          <w:sz w:val="22"/>
          <w:szCs w:val="22"/>
        </w:rPr>
        <w:t>tappai, tappai! jamais en r’pos! Kaie kou z’aites? mais cht endrè ichin aie trop frêd pour l’enfer. j’en n’rait porqu</w:t>
      </w:r>
      <w:r w:rsidR="0046571F">
        <w:rPr>
          <w:rFonts w:ascii="Times New Roman" w:hAnsi="Times New Roman"/>
          <w:color w:val="000000"/>
          <w:sz w:val="22"/>
          <w:szCs w:val="22"/>
        </w:rPr>
        <w:t>è</w:t>
      </w:r>
      <w:r>
        <w:rPr>
          <w:rFonts w:ascii="Times New Roman" w:hAnsi="Times New Roman"/>
          <w:color w:val="000000"/>
          <w:sz w:val="22"/>
          <w:szCs w:val="22"/>
        </w:rPr>
        <w:t xml:space="preserve"> du guiablle pu yiaen. j’avais pensai pour en laquè entrai de tous laie mequêts qui vont le ch’min daie pacrolles pour la fouais qui brule tourjoue.</w:t>
      </w:r>
      <w:r>
        <w:rPr>
          <w:rFonts w:ascii="Times New Roman" w:hAnsi="Times New Roman"/>
          <w:color w:val="000000"/>
          <w:sz w:val="22"/>
          <w:szCs w:val="22"/>
        </w:rPr>
        <w:tab/>
        <w:t>[nou tappe]</w:t>
      </w:r>
    </w:p>
    <w:p w14:paraId="1A735B04" w14:textId="3F693B9D"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biaentot, biaentot! j’vou z’en prie, pensai au porq</w:t>
      </w:r>
      <w:r w:rsidR="0046571F">
        <w:rPr>
          <w:rFonts w:ascii="Times New Roman" w:hAnsi="Times New Roman"/>
          <w:color w:val="000000"/>
          <w:sz w:val="22"/>
          <w:szCs w:val="22"/>
        </w:rPr>
        <w:t>uè</w:t>
      </w:r>
      <w:r>
        <w:rPr>
          <w:rFonts w:ascii="Times New Roman" w:hAnsi="Times New Roman"/>
          <w:color w:val="000000"/>
          <w:sz w:val="22"/>
          <w:szCs w:val="22"/>
        </w:rPr>
        <w:t xml:space="preserve">. </w:t>
      </w:r>
    </w:p>
    <w:p w14:paraId="5677575B"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commentRangeStart w:id="36"/>
      <w:r>
        <w:rPr>
          <w:rFonts w:ascii="Times New Roman" w:hAnsi="Times New Roman"/>
          <w:color w:val="000000"/>
          <w:sz w:val="22"/>
          <w:szCs w:val="22"/>
          <w:highlight w:val="white"/>
        </w:rPr>
        <w:t>[Il ouvre la porte]</w:t>
      </w:r>
      <w:commentRangeEnd w:id="36"/>
      <w:r w:rsidR="000A2DA8">
        <w:rPr>
          <w:rStyle w:val="CommentReference"/>
          <w:rFonts w:cs="Mangal"/>
        </w:rPr>
        <w:commentReference w:id="36"/>
      </w:r>
    </w:p>
    <w:p w14:paraId="3B5F3306" w14:textId="77777777" w:rsidR="00E324CC" w:rsidRDefault="00E324CC">
      <w:pPr>
        <w:rPr>
          <w:rFonts w:ascii="Times New Roman" w:hAnsi="Times New Roman"/>
          <w:color w:val="000000"/>
          <w:sz w:val="22"/>
          <w:szCs w:val="22"/>
          <w:highlight w:val="white"/>
        </w:rPr>
      </w:pPr>
    </w:p>
    <w:p w14:paraId="4E353569" w14:textId="77777777" w:rsidR="00E324CC" w:rsidRDefault="00000000">
      <w:pPr>
        <w:jc w:val="center"/>
        <w:rPr>
          <w:rFonts w:hint="eastAsia"/>
        </w:rPr>
      </w:pPr>
      <w:r>
        <w:rPr>
          <w:rFonts w:ascii="Times New Roman" w:hAnsi="Times New Roman"/>
          <w:color w:val="000000"/>
          <w:sz w:val="22"/>
          <w:szCs w:val="22"/>
          <w:highlight w:val="white"/>
        </w:rPr>
        <w:t xml:space="preserve">Macduff et Lenox entre </w:t>
      </w:r>
    </w:p>
    <w:p w14:paraId="6A4EDAE1" w14:textId="77777777" w:rsidR="00E324CC" w:rsidRDefault="00E324CC">
      <w:pPr>
        <w:rPr>
          <w:rFonts w:ascii="Times New Roman" w:hAnsi="Times New Roman"/>
          <w:color w:val="000000"/>
          <w:sz w:val="22"/>
          <w:szCs w:val="22"/>
          <w:highlight w:val="white"/>
        </w:rPr>
      </w:pPr>
    </w:p>
    <w:p w14:paraId="6E2FCC7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Macd: Etait te ossi tard, ami, quand vou z’avai etai au yi</w:t>
      </w:r>
      <w:r>
        <w:rPr>
          <w:rFonts w:ascii="Times New Roman" w:hAnsi="Times New Roman"/>
          <w:color w:val="000000"/>
          <w:sz w:val="22"/>
          <w:szCs w:val="22"/>
        </w:rPr>
        <w:t>é kou restai couachi si tard.</w:t>
      </w:r>
    </w:p>
    <w:p w14:paraId="3AC4E70C" w14:textId="3E1395E6"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Por: Fouai, mousie</w:t>
      </w:r>
      <w:r w:rsidR="000A2DA8">
        <w:rPr>
          <w:rFonts w:ascii="Times New Roman" w:hAnsi="Times New Roman"/>
          <w:color w:val="000000"/>
          <w:sz w:val="22"/>
          <w:szCs w:val="22"/>
        </w:rPr>
        <w:t>x</w:t>
      </w:r>
      <w:r>
        <w:rPr>
          <w:rFonts w:ascii="Times New Roman" w:hAnsi="Times New Roman"/>
          <w:color w:val="000000"/>
          <w:sz w:val="22"/>
          <w:szCs w:val="22"/>
        </w:rPr>
        <w:t xml:space="preserve">, j’etaemes a nou </w:t>
      </w:r>
      <w:r w:rsidR="000A2DA8">
        <w:rPr>
          <w:rFonts w:ascii="Times New Roman" w:hAnsi="Times New Roman"/>
          <w:color w:val="000000"/>
          <w:sz w:val="22"/>
          <w:szCs w:val="22"/>
        </w:rPr>
        <w:t>r</w:t>
      </w:r>
      <w:r>
        <w:rPr>
          <w:rFonts w:ascii="Times New Roman" w:hAnsi="Times New Roman"/>
          <w:color w:val="000000"/>
          <w:sz w:val="22"/>
          <w:szCs w:val="22"/>
        </w:rPr>
        <w:t>ejou</w:t>
      </w:r>
      <w:r w:rsidR="000A2DA8">
        <w:rPr>
          <w:rFonts w:ascii="Times New Roman" w:hAnsi="Times New Roman"/>
          <w:color w:val="000000"/>
          <w:sz w:val="22"/>
          <w:szCs w:val="22"/>
        </w:rPr>
        <w:t>i</w:t>
      </w:r>
      <w:r>
        <w:rPr>
          <w:rFonts w:ascii="Times New Roman" w:hAnsi="Times New Roman"/>
          <w:color w:val="000000"/>
          <w:sz w:val="22"/>
          <w:szCs w:val="22"/>
        </w:rPr>
        <w:t xml:space="preserve"> entch</w:t>
      </w:r>
      <w:r w:rsidR="000A2DA8">
        <w:rPr>
          <w:rFonts w:ascii="Times New Roman" w:hAnsi="Times New Roman"/>
          <w:color w:val="000000"/>
          <w:sz w:val="22"/>
          <w:szCs w:val="22"/>
        </w:rPr>
        <w:t>è</w:t>
      </w:r>
      <w:r>
        <w:rPr>
          <w:rFonts w:ascii="Times New Roman" w:hAnsi="Times New Roman"/>
          <w:color w:val="000000"/>
          <w:sz w:val="22"/>
          <w:szCs w:val="22"/>
        </w:rPr>
        <w:t xml:space="preserve"> l’daeuxieme coq et la likeur, mousieu</w:t>
      </w:r>
      <w:r w:rsidR="000A2DA8">
        <w:rPr>
          <w:rFonts w:ascii="Times New Roman" w:hAnsi="Times New Roman"/>
          <w:color w:val="000000"/>
          <w:sz w:val="22"/>
          <w:szCs w:val="22"/>
        </w:rPr>
        <w:t>x</w:t>
      </w:r>
      <w:r>
        <w:rPr>
          <w:rFonts w:ascii="Times New Roman" w:hAnsi="Times New Roman"/>
          <w:color w:val="000000"/>
          <w:sz w:val="22"/>
          <w:szCs w:val="22"/>
        </w:rPr>
        <w:t>, erage ardi tr</w:t>
      </w:r>
      <w:r w:rsidR="00FB1A27">
        <w:rPr>
          <w:rFonts w:ascii="Times New Roman" w:hAnsi="Times New Roman"/>
          <w:color w:val="000000"/>
          <w:sz w:val="22"/>
          <w:szCs w:val="22"/>
        </w:rPr>
        <w:t>e</w:t>
      </w:r>
      <w:r>
        <w:rPr>
          <w:rFonts w:ascii="Times New Roman" w:hAnsi="Times New Roman"/>
          <w:color w:val="000000"/>
          <w:sz w:val="22"/>
          <w:szCs w:val="22"/>
        </w:rPr>
        <w:t>è z’affaires.</w:t>
      </w:r>
    </w:p>
    <w:p w14:paraId="2EE09924" w14:textId="106A78FE" w:rsidR="00E324CC" w:rsidRDefault="00000000">
      <w:pPr>
        <w:rPr>
          <w:rFonts w:hint="eastAsia"/>
        </w:rPr>
      </w:pPr>
      <w:r>
        <w:rPr>
          <w:rFonts w:ascii="Times New Roman" w:hAnsi="Times New Roman"/>
          <w:color w:val="000000"/>
          <w:sz w:val="22"/>
          <w:szCs w:val="22"/>
        </w:rPr>
        <w:t>Macd: Kiei trè</w:t>
      </w:r>
      <w:r w:rsidR="000A2DA8">
        <w:rPr>
          <w:rFonts w:ascii="Times New Roman" w:hAnsi="Times New Roman"/>
          <w:color w:val="000000"/>
          <w:sz w:val="22"/>
          <w:szCs w:val="22"/>
        </w:rPr>
        <w:t>e</w:t>
      </w:r>
      <w:r>
        <w:rPr>
          <w:rFonts w:ascii="Times New Roman" w:hAnsi="Times New Roman"/>
          <w:color w:val="000000"/>
          <w:sz w:val="22"/>
          <w:szCs w:val="22"/>
        </w:rPr>
        <w:t xml:space="preserve"> z’affaires qu’la likeur erage tant?</w:t>
      </w:r>
    </w:p>
    <w:p w14:paraId="795FD57D" w14:textId="19AC5EA1"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Por: Giatre, mousieu</w:t>
      </w:r>
      <w:r w:rsidR="000A2DA8">
        <w:rPr>
          <w:rFonts w:ascii="Times New Roman" w:hAnsi="Times New Roman"/>
          <w:color w:val="000000"/>
          <w:sz w:val="22"/>
          <w:szCs w:val="22"/>
        </w:rPr>
        <w:t>x</w:t>
      </w:r>
      <w:r>
        <w:rPr>
          <w:rFonts w:ascii="Times New Roman" w:hAnsi="Times New Roman"/>
          <w:color w:val="000000"/>
          <w:sz w:val="22"/>
          <w:szCs w:val="22"/>
        </w:rPr>
        <w:t>, l’nai paienturai, l’dormi, et l’piso. La debauche a l’erage et la dèrage, mousieu; al erage le d’sir, mais a hahle le pouvai de faire le jab. de qui, ardi a bere nou peut dire que vla qui fait un entre daeux auve la pay</w:t>
      </w:r>
      <w:r w:rsidR="00C53B63">
        <w:rPr>
          <w:rFonts w:ascii="Times New Roman" w:hAnsi="Times New Roman"/>
          <w:color w:val="000000"/>
          <w:sz w:val="22"/>
          <w:szCs w:val="22"/>
        </w:rPr>
        <w:t>a</w:t>
      </w:r>
      <w:r>
        <w:rPr>
          <w:rFonts w:ascii="Times New Roman" w:hAnsi="Times New Roman"/>
          <w:color w:val="000000"/>
          <w:sz w:val="22"/>
          <w:szCs w:val="22"/>
        </w:rPr>
        <w:t>rderie; a fait l’homme vouyi</w:t>
      </w:r>
      <w:r w:rsidR="00C53B63">
        <w:rPr>
          <w:rFonts w:ascii="Times New Roman" w:hAnsi="Times New Roman"/>
          <w:color w:val="000000"/>
          <w:sz w:val="22"/>
          <w:szCs w:val="22"/>
        </w:rPr>
        <w:t>è</w:t>
      </w:r>
      <w:r>
        <w:rPr>
          <w:rFonts w:ascii="Times New Roman" w:hAnsi="Times New Roman"/>
          <w:color w:val="000000"/>
          <w:sz w:val="22"/>
          <w:szCs w:val="22"/>
        </w:rPr>
        <w:t xml:space="preserve">, et a le </w:t>
      </w:r>
      <w:r w:rsidR="00C53B63">
        <w:rPr>
          <w:rFonts w:ascii="Times New Roman" w:hAnsi="Times New Roman"/>
          <w:color w:val="000000"/>
          <w:sz w:val="22"/>
          <w:szCs w:val="22"/>
        </w:rPr>
        <w:t>r</w:t>
      </w:r>
      <w:r>
        <w:rPr>
          <w:rFonts w:ascii="Times New Roman" w:hAnsi="Times New Roman"/>
          <w:color w:val="000000"/>
          <w:sz w:val="22"/>
          <w:szCs w:val="22"/>
        </w:rPr>
        <w:t>ine; a l’pousse l’avant, et a l’hahle hors; a l’persuade, et l’dècouarage; a l’fait sie butai, et pouin sie butai; pour en fini, a l’met comme dans un dormi, et pie en l’dementant, a l’laque.</w:t>
      </w:r>
    </w:p>
    <w:p w14:paraId="6C8E0D53"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Macd: J’crè qu’la likeur ta dement</w:t>
      </w:r>
      <w:commentRangeStart w:id="37"/>
      <w:r>
        <w:rPr>
          <w:rFonts w:ascii="Times New Roman" w:hAnsi="Times New Roman"/>
          <w:color w:val="000000"/>
          <w:sz w:val="22"/>
          <w:szCs w:val="22"/>
        </w:rPr>
        <w:t xml:space="preserve">u </w:t>
      </w:r>
      <w:commentRangeEnd w:id="37"/>
      <w:r w:rsidR="00503F2E">
        <w:rPr>
          <w:rStyle w:val="CommentReference"/>
          <w:rFonts w:cs="Mangal"/>
        </w:rPr>
        <w:commentReference w:id="37"/>
      </w:r>
      <w:r>
        <w:rPr>
          <w:rFonts w:ascii="Times New Roman" w:hAnsi="Times New Roman"/>
          <w:color w:val="000000"/>
          <w:sz w:val="22"/>
          <w:szCs w:val="22"/>
        </w:rPr>
        <w:t>la gneit passaie.</w:t>
      </w:r>
    </w:p>
    <w:p w14:paraId="20A21F2B" w14:textId="53084B5C" w:rsidR="00E324CC" w:rsidRDefault="00000000">
      <w:pPr>
        <w:rPr>
          <w:rFonts w:ascii="Times New Roman" w:hAnsi="Times New Roman"/>
          <w:color w:val="000000"/>
          <w:sz w:val="22"/>
          <w:highlight w:val="white"/>
        </w:rPr>
      </w:pPr>
      <w:r>
        <w:rPr>
          <w:rFonts w:ascii="Times New Roman" w:hAnsi="Times New Roman"/>
          <w:color w:val="000000"/>
          <w:sz w:val="22"/>
          <w:szCs w:val="22"/>
        </w:rPr>
        <w:t>Por: A la fait, mousieu, meme jusque dans ma gorge: mais jl’ait r’payie pour sa mentrie; et, j’crè, qu’ j’eta</w:t>
      </w:r>
      <w:r w:rsidR="00503F2E">
        <w:rPr>
          <w:rFonts w:ascii="Times New Roman" w:hAnsi="Times New Roman"/>
          <w:color w:val="000000"/>
          <w:sz w:val="22"/>
          <w:szCs w:val="22"/>
        </w:rPr>
        <w:t>i</w:t>
      </w:r>
      <w:r>
        <w:rPr>
          <w:rFonts w:ascii="Times New Roman" w:hAnsi="Times New Roman"/>
          <w:color w:val="000000"/>
          <w:sz w:val="22"/>
          <w:szCs w:val="22"/>
        </w:rPr>
        <w:t>s trop fort pour ielle, biau qua ma hahlai de d’su maie pies quik caoups, acouare j’me sie manyai pour l’envyai hors.</w:t>
      </w:r>
    </w:p>
    <w:p w14:paraId="06926B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Ten maitre aie ti d’but? Not tapprie la eviyi; le vlo.</w:t>
      </w:r>
    </w:p>
    <w:p w14:paraId="3A2ED310" w14:textId="77777777" w:rsidR="00E324CC" w:rsidRDefault="00E324CC">
      <w:pPr>
        <w:jc w:val="center"/>
        <w:rPr>
          <w:rFonts w:ascii="Times New Roman" w:hAnsi="Times New Roman"/>
          <w:color w:val="000000"/>
          <w:sz w:val="22"/>
          <w:szCs w:val="22"/>
        </w:rPr>
      </w:pPr>
    </w:p>
    <w:p w14:paraId="3163F0B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Macbeth entre</w:t>
      </w:r>
    </w:p>
    <w:p w14:paraId="62159502" w14:textId="77777777" w:rsidR="00E324CC" w:rsidRDefault="00E324CC">
      <w:pPr>
        <w:rPr>
          <w:rFonts w:ascii="Times New Roman" w:hAnsi="Times New Roman"/>
          <w:color w:val="000000"/>
          <w:sz w:val="22"/>
          <w:szCs w:val="22"/>
        </w:rPr>
      </w:pPr>
    </w:p>
    <w:p w14:paraId="71025E57"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Len: Bon jour, noblle Mousieu.</w:t>
      </w:r>
    </w:p>
    <w:p w14:paraId="02EA30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Bon jour, a vos daeux.</w:t>
      </w:r>
    </w:p>
    <w:p w14:paraId="6D4189A1"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Macd: Le rouai aie ti l’vai, famaeux noblle?</w:t>
      </w:r>
    </w:p>
    <w:p w14:paraId="0649E6D2"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Pouin acouare</w:t>
      </w:r>
    </w:p>
    <w:p w14:paraId="5C28BE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I m’avait c’mandai de applai du partems su li: </w:t>
      </w:r>
      <w:r>
        <w:rPr>
          <w:rFonts w:ascii="Times New Roman" w:hAnsi="Times New Roman"/>
          <w:color w:val="000000"/>
          <w:sz w:val="22"/>
          <w:szCs w:val="22"/>
        </w:rPr>
        <w:tab/>
      </w:r>
    </w:p>
    <w:p w14:paraId="22121E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J’ait quazi laqui l’heure passai </w:t>
      </w:r>
    </w:p>
    <w:p w14:paraId="2C2419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J’vou menrait a li.</w:t>
      </w:r>
    </w:p>
    <w:p w14:paraId="7FF028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Je siei qu’ sh’aie ichin une paiene de jouaie pour vou; </w:t>
      </w:r>
    </w:p>
    <w:p w14:paraId="3B429F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acouare sh’en aie y’une.</w:t>
      </w:r>
    </w:p>
    <w:p w14:paraId="05DF08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L’travats qu’ j’aiemon metchine la paiene. </w:t>
      </w:r>
    </w:p>
    <w:p w14:paraId="5846D53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Ichin l’u.</w:t>
      </w:r>
    </w:p>
    <w:p w14:paraId="306E7DEA"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t>J’prendrait su mè d’keryai.</w:t>
      </w:r>
    </w:p>
    <w:p w14:paraId="19E159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Car sh’aie la men service limitai. </w:t>
      </w:r>
    </w:p>
    <w:p w14:paraId="7526945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[Macduff sort]</w:t>
      </w:r>
    </w:p>
    <w:p w14:paraId="6414F5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Le rouai sen va ti d’ichin agniet?</w:t>
      </w:r>
    </w:p>
    <w:p w14:paraId="131AA53D" w14:textId="04B7085B" w:rsidR="00E324CC" w:rsidRDefault="00000000">
      <w:pPr>
        <w:rPr>
          <w:rFonts w:hint="eastAsia"/>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Oui: i ma appppo</w:t>
      </w:r>
      <w:r w:rsidR="00ED5C8D">
        <w:rPr>
          <w:rFonts w:ascii="Times New Roman" w:hAnsi="Times New Roman"/>
          <w:color w:val="000000"/>
          <w:sz w:val="22"/>
          <w:szCs w:val="22"/>
        </w:rPr>
        <w:t>ua</w:t>
      </w:r>
      <w:r>
        <w:rPr>
          <w:rFonts w:ascii="Times New Roman" w:hAnsi="Times New Roman"/>
          <w:color w:val="000000"/>
          <w:sz w:val="22"/>
          <w:szCs w:val="22"/>
        </w:rPr>
        <w:t>ainti d’meme.</w:t>
      </w:r>
    </w:p>
    <w:p w14:paraId="0041CD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La gniet a etai rudre; ou’aie qu’ j’etaemes couachis,</w:t>
      </w:r>
    </w:p>
    <w:p w14:paraId="77647F41"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Laie chimaies ont etai dairoquies; et, comme i dize,</w:t>
      </w:r>
    </w:p>
    <w:p w14:paraId="6572D3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Daie lamentations ouize dans l’air de droles de cris d’mort,</w:t>
      </w:r>
    </w:p>
    <w:p w14:paraId="012509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i prophetieze auve de taireiblles sermaens</w:t>
      </w:r>
    </w:p>
    <w:p w14:paraId="04DC3AB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 triste temps et dz’affaires horriblles </w:t>
      </w:r>
    </w:p>
    <w:p w14:paraId="0FC53E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sont ecyoses pour un temps d’paiene.</w:t>
      </w:r>
    </w:p>
    <w:p w14:paraId="1CF78BB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L’mouisson dla gniet</w:t>
      </w:r>
    </w:p>
    <w:p w14:paraId="5FB75F3F" w14:textId="7CC83191" w:rsidR="00E324CC" w:rsidRDefault="00000000">
      <w:pPr>
        <w:rPr>
          <w:rFonts w:ascii="Times New Roman" w:hAnsi="Times New Roman"/>
          <w:color w:val="000000"/>
          <w:sz w:val="22"/>
          <w:szCs w:val="22"/>
        </w:rPr>
      </w:pPr>
      <w:r>
        <w:rPr>
          <w:rFonts w:ascii="Times New Roman" w:hAnsi="Times New Roman"/>
          <w:color w:val="000000"/>
          <w:sz w:val="22"/>
          <w:szCs w:val="22"/>
        </w:rPr>
        <w:tab/>
        <w:t>A tourjoue fait sen quamas: d’a</w:t>
      </w:r>
      <w:r w:rsidR="007640B9">
        <w:rPr>
          <w:rFonts w:ascii="Times New Roman" w:hAnsi="Times New Roman"/>
          <w:color w:val="000000"/>
          <w:sz w:val="22"/>
          <w:szCs w:val="22"/>
        </w:rPr>
        <w:t>u</w:t>
      </w:r>
      <w:r>
        <w:rPr>
          <w:rFonts w:ascii="Times New Roman" w:hAnsi="Times New Roman"/>
          <w:color w:val="000000"/>
          <w:sz w:val="22"/>
          <w:szCs w:val="22"/>
        </w:rPr>
        <w:t>t dize qu’la terre</w:t>
      </w:r>
    </w:p>
    <w:p w14:paraId="18CDE4A8"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Avait la fièvre et a shaqui.</w:t>
      </w:r>
    </w:p>
    <w:p w14:paraId="2DC9C2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Sh’tait une rudre gniet.</w:t>
      </w:r>
    </w:p>
    <w:p w14:paraId="303DF8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Ma jane memouaire n’peut pouin en mettre</w:t>
      </w:r>
    </w:p>
    <w:p w14:paraId="54716E4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Une tieile a cotai. </w:t>
      </w:r>
    </w:p>
    <w:p w14:paraId="1EA08877" w14:textId="77777777" w:rsidR="00E324CC" w:rsidRDefault="00E324CC">
      <w:pPr>
        <w:rPr>
          <w:rFonts w:ascii="Times New Roman" w:hAnsi="Times New Roman"/>
          <w:color w:val="000000"/>
          <w:sz w:val="22"/>
          <w:szCs w:val="22"/>
        </w:rPr>
      </w:pPr>
    </w:p>
    <w:p w14:paraId="0F9FFB9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Macduff r’entre</w:t>
      </w:r>
    </w:p>
    <w:p w14:paraId="0782EEAD" w14:textId="77777777" w:rsidR="00E324CC" w:rsidRDefault="00E324CC">
      <w:pPr>
        <w:rPr>
          <w:rFonts w:ascii="Times New Roman" w:hAnsi="Times New Roman"/>
          <w:color w:val="000000"/>
          <w:sz w:val="22"/>
          <w:szCs w:val="22"/>
        </w:rPr>
      </w:pPr>
    </w:p>
    <w:p w14:paraId="450B2622" w14:textId="272295D1" w:rsidR="00E324CC" w:rsidRDefault="00000000">
      <w:pPr>
        <w:rPr>
          <w:rFonts w:ascii="Times New Roman" w:hAnsi="Times New Roman"/>
          <w:color w:val="000000"/>
          <w:sz w:val="22"/>
          <w:szCs w:val="22"/>
        </w:rPr>
      </w:pPr>
      <w:r>
        <w:rPr>
          <w:rFonts w:ascii="Times New Roman" w:hAnsi="Times New Roman"/>
          <w:color w:val="000000"/>
          <w:sz w:val="22"/>
          <w:szCs w:val="22"/>
        </w:rPr>
        <w:t>Macd: O horriblle! horriblle! horriblle! ni l</w:t>
      </w:r>
      <w:r w:rsidR="00940B0F">
        <w:rPr>
          <w:rFonts w:ascii="Times New Roman" w:hAnsi="Times New Roman"/>
          <w:color w:val="000000"/>
          <w:sz w:val="22"/>
          <w:szCs w:val="22"/>
        </w:rPr>
        <w:t>a</w:t>
      </w:r>
      <w:r>
        <w:rPr>
          <w:rFonts w:ascii="Times New Roman" w:hAnsi="Times New Roman"/>
          <w:color w:val="000000"/>
          <w:sz w:val="22"/>
          <w:szCs w:val="22"/>
        </w:rPr>
        <w:t xml:space="preserve">ngue ni coeur </w:t>
      </w:r>
    </w:p>
    <w:p w14:paraId="57C2C4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N’peut pouin craire ni t’nommai!</w:t>
      </w:r>
    </w:p>
    <w:p w14:paraId="65FAA1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et 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qu’ya?</w:t>
      </w:r>
    </w:p>
    <w:p w14:paraId="5B249E01"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Macd: La ruine a oshteure fait sa miyeure pièche de travats!</w:t>
      </w:r>
    </w:p>
    <w:p w14:paraId="26CE7052"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 xml:space="preserve">L’pu horriblle meurtre a rompu </w:t>
      </w:r>
    </w:p>
    <w:p w14:paraId="58B7B91A" w14:textId="74DA3C6D" w:rsidR="00E324CC" w:rsidRDefault="00000000">
      <w:pPr>
        <w:rPr>
          <w:rFonts w:ascii="Times New Roman" w:hAnsi="Times New Roman"/>
          <w:color w:val="000000"/>
          <w:sz w:val="22"/>
          <w:highlight w:val="white"/>
        </w:rPr>
      </w:pPr>
      <w:r>
        <w:rPr>
          <w:rFonts w:ascii="Times New Roman" w:hAnsi="Times New Roman"/>
          <w:color w:val="000000"/>
          <w:sz w:val="22"/>
          <w:szCs w:val="22"/>
        </w:rPr>
        <w:tab/>
        <w:t>Le templle sanctifyai du Seigneur, et a volai de dla</w:t>
      </w:r>
    </w:p>
    <w:p w14:paraId="1B4506F2"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La vie du batiment.</w:t>
      </w:r>
    </w:p>
    <w:p w14:paraId="422825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kou dizai? la vie?</w:t>
      </w:r>
    </w:p>
    <w:p w14:paraId="19463DF8" w14:textId="734D2911" w:rsidR="00E324CC" w:rsidRDefault="00000000">
      <w:pPr>
        <w:rPr>
          <w:rFonts w:ascii="Times New Roman" w:hAnsi="Times New Roman"/>
          <w:color w:val="000000"/>
          <w:sz w:val="22"/>
          <w:szCs w:val="22"/>
        </w:rPr>
      </w:pPr>
      <w:r>
        <w:rPr>
          <w:rFonts w:ascii="Times New Roman" w:hAnsi="Times New Roman"/>
          <w:color w:val="000000"/>
          <w:sz w:val="22"/>
          <w:szCs w:val="22"/>
        </w:rPr>
        <w:t>Len: Entendoue sa ma</w:t>
      </w:r>
      <w:r w:rsidR="000722B4">
        <w:rPr>
          <w:rFonts w:ascii="Times New Roman" w:hAnsi="Times New Roman"/>
          <w:color w:val="000000"/>
          <w:sz w:val="22"/>
          <w:szCs w:val="22"/>
        </w:rPr>
        <w:t>j</w:t>
      </w:r>
      <w:r>
        <w:rPr>
          <w:rFonts w:ascii="Times New Roman" w:hAnsi="Times New Roman"/>
          <w:color w:val="000000"/>
          <w:sz w:val="22"/>
          <w:szCs w:val="22"/>
        </w:rPr>
        <w:t>estai?</w:t>
      </w:r>
    </w:p>
    <w:p w14:paraId="36C40B8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Apperchie dla chambre, et ruinai vot veux</w:t>
      </w:r>
    </w:p>
    <w:p w14:paraId="19FA982E" w14:textId="722D5A99" w:rsidR="00E324CC" w:rsidRDefault="00000000">
      <w:pPr>
        <w:rPr>
          <w:rFonts w:ascii="Times New Roman" w:hAnsi="Times New Roman"/>
          <w:color w:val="000000"/>
          <w:sz w:val="22"/>
          <w:szCs w:val="22"/>
        </w:rPr>
      </w:pPr>
      <w:r>
        <w:rPr>
          <w:rFonts w:ascii="Times New Roman" w:hAnsi="Times New Roman"/>
          <w:color w:val="000000"/>
          <w:sz w:val="22"/>
          <w:szCs w:val="22"/>
        </w:rPr>
        <w:tab/>
        <w:t>Auve un nouv</w:t>
      </w:r>
      <w:r w:rsidR="00940B0F">
        <w:rPr>
          <w:rFonts w:ascii="Times New Roman" w:hAnsi="Times New Roman"/>
          <w:color w:val="000000"/>
          <w:sz w:val="22"/>
          <w:szCs w:val="22"/>
        </w:rPr>
        <w:t>è</w:t>
      </w:r>
      <w:r>
        <w:rPr>
          <w:rFonts w:ascii="Times New Roman" w:hAnsi="Times New Roman"/>
          <w:color w:val="000000"/>
          <w:sz w:val="22"/>
          <w:szCs w:val="22"/>
        </w:rPr>
        <w:t xml:space="preserve"> Gorgon:</w:t>
      </w:r>
    </w:p>
    <w:p w14:paraId="3DACCC4A"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N’mè faizai pouin pahlai;</w:t>
      </w:r>
    </w:p>
    <w:p w14:paraId="292619D6" w14:textId="10FB5039" w:rsidR="00E324CC" w:rsidRDefault="00000000">
      <w:pPr>
        <w:rPr>
          <w:rFonts w:ascii="Times New Roman" w:hAnsi="Times New Roman"/>
          <w:color w:val="000000"/>
          <w:sz w:val="22"/>
          <w:szCs w:val="22"/>
        </w:rPr>
      </w:pPr>
      <w:r>
        <w:rPr>
          <w:rFonts w:ascii="Times New Roman" w:hAnsi="Times New Roman"/>
          <w:color w:val="000000"/>
          <w:sz w:val="22"/>
          <w:szCs w:val="22"/>
        </w:rPr>
        <w:tab/>
        <w:t>Allai, et pie pahlai vou memes. Eviyoue! eviyoue!</w:t>
      </w:r>
    </w:p>
    <w:p w14:paraId="35B9F0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[Macbeth et Lenox sorte]</w:t>
      </w:r>
    </w:p>
    <w:p w14:paraId="394281FF" w14:textId="1441469E" w:rsidR="00E324CC" w:rsidRDefault="00000000">
      <w:pPr>
        <w:rPr>
          <w:rFonts w:ascii="Times New Roman" w:hAnsi="Times New Roman"/>
          <w:color w:val="000000"/>
          <w:sz w:val="22"/>
          <w:szCs w:val="22"/>
        </w:rPr>
      </w:pPr>
      <w:r>
        <w:rPr>
          <w:rFonts w:ascii="Times New Roman" w:hAnsi="Times New Roman"/>
          <w:color w:val="000000"/>
          <w:sz w:val="22"/>
          <w:szCs w:val="22"/>
        </w:rPr>
        <w:tab/>
        <w:t>So</w:t>
      </w:r>
      <w:r w:rsidR="00940B0F">
        <w:rPr>
          <w:rFonts w:ascii="Times New Roman" w:hAnsi="Times New Roman"/>
          <w:color w:val="000000"/>
          <w:sz w:val="22"/>
          <w:szCs w:val="22"/>
        </w:rPr>
        <w:t>u</w:t>
      </w:r>
      <w:r>
        <w:rPr>
          <w:rFonts w:ascii="Times New Roman" w:hAnsi="Times New Roman"/>
          <w:color w:val="000000"/>
          <w:sz w:val="22"/>
          <w:szCs w:val="22"/>
        </w:rPr>
        <w:t xml:space="preserve">nai la cyoque dl’alarme. Meurtre et traiezon! </w:t>
      </w:r>
    </w:p>
    <w:p w14:paraId="4781D6B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Banquo et Donalbain! Malcolm! eviyoue! </w:t>
      </w:r>
    </w:p>
    <w:p w14:paraId="5B165A4E" w14:textId="273EDFCF" w:rsidR="00E324CC" w:rsidRDefault="00000000">
      <w:pPr>
        <w:rPr>
          <w:rFonts w:ascii="Times New Roman" w:hAnsi="Times New Roman"/>
          <w:color w:val="000000"/>
          <w:sz w:val="22"/>
          <w:szCs w:val="22"/>
        </w:rPr>
      </w:pPr>
      <w:r>
        <w:rPr>
          <w:rFonts w:ascii="Times New Roman" w:hAnsi="Times New Roman"/>
          <w:color w:val="000000"/>
          <w:sz w:val="22"/>
          <w:szCs w:val="22"/>
        </w:rPr>
        <w:tab/>
        <w:t>Eloquie hors vot doux dormi, qu’</w:t>
      </w:r>
      <w:r w:rsidR="00940B0F">
        <w:rPr>
          <w:rFonts w:ascii="Times New Roman" w:hAnsi="Times New Roman"/>
          <w:color w:val="000000"/>
          <w:sz w:val="22"/>
          <w:szCs w:val="22"/>
        </w:rPr>
        <w:t>i</w:t>
      </w:r>
      <w:r>
        <w:rPr>
          <w:rFonts w:ascii="Times New Roman" w:hAnsi="Times New Roman"/>
          <w:color w:val="000000"/>
          <w:sz w:val="22"/>
          <w:szCs w:val="22"/>
        </w:rPr>
        <w:t>mite la mort,</w:t>
      </w:r>
    </w:p>
    <w:p w14:paraId="039354E8" w14:textId="1829D60B" w:rsidR="00E324CC" w:rsidRDefault="00000000">
      <w:pPr>
        <w:rPr>
          <w:rFonts w:ascii="Times New Roman" w:hAnsi="Times New Roman"/>
          <w:color w:val="000000"/>
          <w:sz w:val="22"/>
          <w:highlight w:val="white"/>
        </w:rPr>
      </w:pPr>
      <w:r>
        <w:rPr>
          <w:rFonts w:ascii="Times New Roman" w:hAnsi="Times New Roman"/>
          <w:color w:val="000000"/>
          <w:sz w:val="22"/>
          <w:szCs w:val="22"/>
        </w:rPr>
        <w:tab/>
        <w:t>Et v’nai v</w:t>
      </w:r>
      <w:r w:rsidR="00FB1A27">
        <w:rPr>
          <w:rFonts w:ascii="Times New Roman" w:hAnsi="Times New Roman"/>
          <w:color w:val="000000"/>
          <w:sz w:val="22"/>
          <w:szCs w:val="22"/>
        </w:rPr>
        <w:t>e</w:t>
      </w:r>
      <w:r>
        <w:rPr>
          <w:rFonts w:ascii="Times New Roman" w:hAnsi="Times New Roman"/>
          <w:color w:val="000000"/>
          <w:sz w:val="22"/>
          <w:szCs w:val="22"/>
        </w:rPr>
        <w:t>è la mort meme! butoue, butoue, et vaiy</w:t>
      </w:r>
      <w:r w:rsidR="00940B0F">
        <w:rPr>
          <w:rFonts w:ascii="Times New Roman" w:hAnsi="Times New Roman"/>
          <w:color w:val="000000"/>
          <w:sz w:val="22"/>
          <w:szCs w:val="22"/>
        </w:rPr>
        <w:t>ie</w:t>
      </w:r>
      <w:r>
        <w:rPr>
          <w:rFonts w:ascii="Times New Roman" w:hAnsi="Times New Roman"/>
          <w:color w:val="000000"/>
          <w:sz w:val="22"/>
          <w:szCs w:val="22"/>
        </w:rPr>
        <w:t xml:space="preserve"> </w:t>
      </w:r>
    </w:p>
    <w:p w14:paraId="462CF158"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L’image dla mort endrè vou! Malcolm! Banquo!</w:t>
      </w:r>
    </w:p>
    <w:p w14:paraId="45338520"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 xml:space="preserve">Butoue comme de vos fosses, marchie comme dez espirits, </w:t>
      </w:r>
    </w:p>
    <w:p w14:paraId="6486F364"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ab/>
        <w:t>Pour vee cht’ horriblle scene ichin!</w:t>
      </w:r>
      <w:r>
        <w:rPr>
          <w:rStyle w:val="EndnoteAnchor"/>
          <w:rFonts w:ascii="Times New Roman" w:hAnsi="Times New Roman"/>
          <w:color w:val="000000"/>
          <w:sz w:val="22"/>
          <w:szCs w:val="22"/>
        </w:rPr>
        <w:endnoteReference w:id="6"/>
      </w:r>
    </w:p>
    <w:p w14:paraId="28342A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[La cyoque sonne]</w:t>
      </w:r>
    </w:p>
    <w:p w14:paraId="7443F5C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r>
    </w:p>
    <w:p w14:paraId="6E392B9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Dame Macbeth</w:t>
      </w:r>
    </w:p>
    <w:p w14:paraId="224AE8CC" w14:textId="77777777" w:rsidR="00E324CC" w:rsidRDefault="00E324CC">
      <w:pPr>
        <w:rPr>
          <w:rFonts w:ascii="Times New Roman" w:hAnsi="Times New Roman"/>
          <w:color w:val="000000"/>
          <w:sz w:val="22"/>
          <w:szCs w:val="22"/>
        </w:rPr>
      </w:pPr>
    </w:p>
    <w:p w14:paraId="2ED1ADF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Kaie donc qu’ya en allant,</w:t>
      </w:r>
    </w:p>
    <w:p w14:paraId="3D0B4D4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Qu’une tieile laie trompette d’monde a un pourpahlai</w:t>
      </w:r>
    </w:p>
    <w:p w14:paraId="75A126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dormeux dla maison? Pahlai, pahlai!</w:t>
      </w:r>
    </w:p>
    <w:p w14:paraId="424B8720" w14:textId="77777777" w:rsidR="00E324CC" w:rsidRDefault="00000000">
      <w:pPr>
        <w:rPr>
          <w:rFonts w:ascii="Times New Roman" w:hAnsi="Times New Roman"/>
          <w:color w:val="000000"/>
          <w:sz w:val="22"/>
          <w:highlight w:val="white"/>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 civile garcon!</w:t>
      </w:r>
      <w:r>
        <w:rPr>
          <w:rStyle w:val="EndnoteAnchor"/>
          <w:rFonts w:ascii="Times New Roman" w:hAnsi="Times New Roman"/>
          <w:color w:val="000000"/>
          <w:sz w:val="22"/>
          <w:szCs w:val="22"/>
        </w:rPr>
        <w:endnoteReference w:id="7"/>
      </w:r>
      <w:r>
        <w:rPr>
          <w:rFonts w:ascii="Times New Roman" w:hAnsi="Times New Roman"/>
          <w:color w:val="000000"/>
          <w:sz w:val="22"/>
          <w:szCs w:val="22"/>
        </w:rPr>
        <w:tab/>
      </w:r>
    </w:p>
    <w:p w14:paraId="668BAF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Sh’naie pouin a vou a ouir shu que j’peux dire;</w:t>
      </w:r>
    </w:p>
    <w:p w14:paraId="17DB18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repetai dans l’oraeille d’une femme</w:t>
      </w:r>
    </w:p>
    <w:p w14:paraId="4B45FE9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tuerait en l’faizant.</w:t>
      </w:r>
    </w:p>
    <w:p w14:paraId="5745E3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 Banquo! Banquo!</w:t>
      </w:r>
    </w:p>
    <w:p w14:paraId="2F35286C" w14:textId="77777777" w:rsidR="00E324CC" w:rsidRDefault="00E324CC">
      <w:pPr>
        <w:rPr>
          <w:rFonts w:ascii="Times New Roman" w:hAnsi="Times New Roman"/>
          <w:color w:val="000000"/>
          <w:sz w:val="22"/>
          <w:szCs w:val="22"/>
        </w:rPr>
      </w:pPr>
    </w:p>
    <w:p w14:paraId="255C944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Banquo entre</w:t>
      </w:r>
    </w:p>
    <w:p w14:paraId="6BB1F203" w14:textId="77777777" w:rsidR="00E324CC" w:rsidRDefault="00E324CC">
      <w:pPr>
        <w:rPr>
          <w:rFonts w:ascii="Times New Roman" w:hAnsi="Times New Roman"/>
          <w:color w:val="000000"/>
          <w:sz w:val="22"/>
          <w:szCs w:val="22"/>
        </w:rPr>
      </w:pPr>
    </w:p>
    <w:p w14:paraId="249E45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Not royal maitre aie tuai!</w:t>
      </w:r>
    </w:p>
    <w:p w14:paraId="66CD61B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Mon dou, helas!</w:t>
      </w:r>
    </w:p>
    <w:p w14:paraId="7029911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dans not maison?</w:t>
      </w:r>
    </w:p>
    <w:p w14:paraId="05AF7493" w14:textId="180513CE" w:rsidR="00E324CC" w:rsidRDefault="00000000">
      <w:pPr>
        <w:rPr>
          <w:rFonts w:hint="eastAsia"/>
        </w:rPr>
      </w:pPr>
      <w:r>
        <w:rPr>
          <w:rFonts w:ascii="Times New Roman" w:hAnsi="Times New Roman"/>
          <w:color w:val="000000"/>
          <w:sz w:val="22"/>
          <w:szCs w:val="22"/>
        </w:rPr>
        <w:t>Ban: Trop cruel a anc</w:t>
      </w:r>
      <w:r w:rsidR="004128D7">
        <w:rPr>
          <w:rFonts w:ascii="Times New Roman" w:hAnsi="Times New Roman"/>
          <w:color w:val="000000"/>
          <w:sz w:val="22"/>
          <w:szCs w:val="22"/>
        </w:rPr>
        <w:t>u</w:t>
      </w:r>
      <w:r>
        <w:rPr>
          <w:rFonts w:ascii="Times New Roman" w:hAnsi="Times New Roman"/>
          <w:color w:val="000000"/>
          <w:sz w:val="22"/>
          <w:szCs w:val="22"/>
        </w:rPr>
        <w:t xml:space="preserve">n endrè </w:t>
      </w:r>
    </w:p>
    <w:p w14:paraId="3717E9D2" w14:textId="77777777" w:rsidR="00E324CC" w:rsidRDefault="00000000">
      <w:pPr>
        <w:rPr>
          <w:rFonts w:hint="eastAsia"/>
        </w:rPr>
      </w:pPr>
      <w:r>
        <w:rPr>
          <w:rFonts w:ascii="Times New Roman" w:hAnsi="Times New Roman"/>
          <w:color w:val="000000"/>
          <w:sz w:val="22"/>
          <w:szCs w:val="22"/>
        </w:rPr>
        <w:tab/>
        <w:t>Cher Duff, jt’en prie, dedit tè,</w:t>
      </w:r>
    </w:p>
    <w:p w14:paraId="2B71DC88" w14:textId="77777777" w:rsidR="00E324CC" w:rsidRDefault="00000000">
      <w:pPr>
        <w:rPr>
          <w:rFonts w:hint="eastAsia"/>
        </w:rPr>
      </w:pPr>
      <w:r>
        <w:rPr>
          <w:rFonts w:ascii="Times New Roman" w:hAnsi="Times New Roman"/>
          <w:color w:val="000000"/>
          <w:sz w:val="22"/>
          <w:szCs w:val="22"/>
        </w:rPr>
        <w:tab/>
        <w:t>Et dit que sh’naie pouin d’meme.</w:t>
      </w:r>
    </w:p>
    <w:p w14:paraId="4A260C9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30BD1B9A" w14:textId="77777777" w:rsidR="00E324CC" w:rsidRDefault="00000000">
      <w:pPr>
        <w:jc w:val="center"/>
        <w:rPr>
          <w:rFonts w:hint="eastAsia"/>
        </w:rPr>
      </w:pPr>
      <w:r>
        <w:rPr>
          <w:rFonts w:ascii="Times New Roman" w:hAnsi="Times New Roman"/>
          <w:color w:val="000000"/>
          <w:sz w:val="22"/>
          <w:szCs w:val="22"/>
        </w:rPr>
        <w:t>Macbeth et Lenox r’entre</w:t>
      </w:r>
    </w:p>
    <w:p w14:paraId="61D89F43" w14:textId="77777777" w:rsidR="00E324CC" w:rsidRDefault="00E324CC">
      <w:pPr>
        <w:rPr>
          <w:rFonts w:ascii="Times New Roman" w:hAnsi="Times New Roman"/>
          <w:color w:val="000000"/>
          <w:sz w:val="22"/>
          <w:szCs w:val="22"/>
          <w:highlight w:val="white"/>
        </w:rPr>
      </w:pPr>
    </w:p>
    <w:p w14:paraId="4E62AFA5"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Macb: Si j’avais seulemaen mouaru une heure devant shunshin </w:t>
      </w:r>
    </w:p>
    <w:p w14:paraId="3AF932C5" w14:textId="15D574F8"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 xml:space="preserve">J’erais </w:t>
      </w:r>
      <w:r>
        <w:rPr>
          <w:rFonts w:ascii="Times New Roman" w:hAnsi="Times New Roman"/>
          <w:color w:val="000000"/>
          <w:sz w:val="22"/>
          <w:szCs w:val="22"/>
        </w:rPr>
        <w:t>ve</w:t>
      </w:r>
      <w:r w:rsidR="004128D7">
        <w:rPr>
          <w:rFonts w:ascii="Times New Roman" w:hAnsi="Times New Roman"/>
          <w:color w:val="000000"/>
          <w:sz w:val="22"/>
          <w:szCs w:val="22"/>
        </w:rPr>
        <w:t>k</w:t>
      </w:r>
      <w:r>
        <w:rPr>
          <w:rFonts w:ascii="Times New Roman" w:hAnsi="Times New Roman"/>
          <w:color w:val="000000"/>
          <w:sz w:val="22"/>
          <w:szCs w:val="22"/>
        </w:rPr>
        <w:t>u un temps beni; car, depie oshteure,</w:t>
      </w:r>
    </w:p>
    <w:p w14:paraId="051D83A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N’ya riaen d’seriaeux dans la vie dl’homme,</w:t>
      </w:r>
    </w:p>
    <w:p w14:paraId="584FD6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Tout naie qu’une jouette; le r’nom et la grace sont mortes,</w:t>
      </w:r>
    </w:p>
    <w:p w14:paraId="09E15DF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Le vin dla vie aie hahlai, et seulemaen l’rassiètin</w:t>
      </w:r>
    </w:p>
    <w:p w14:paraId="25DE0B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Aie laqui pour shu monde ichin a s’en vantai. </w:t>
      </w:r>
    </w:p>
    <w:p w14:paraId="52598D31" w14:textId="77777777" w:rsidR="00E324CC" w:rsidRDefault="00E324CC">
      <w:pPr>
        <w:rPr>
          <w:rFonts w:ascii="Times New Roman" w:hAnsi="Times New Roman"/>
          <w:color w:val="000000"/>
          <w:sz w:val="22"/>
          <w:szCs w:val="22"/>
        </w:rPr>
      </w:pPr>
    </w:p>
    <w:p w14:paraId="508A6A7D"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Malcolm et Donalbain</w:t>
      </w:r>
    </w:p>
    <w:p w14:paraId="69242782" w14:textId="77777777" w:rsidR="00E324CC" w:rsidRDefault="00E324CC">
      <w:pPr>
        <w:jc w:val="center"/>
        <w:rPr>
          <w:rFonts w:ascii="Times New Roman" w:hAnsi="Times New Roman"/>
          <w:color w:val="000000"/>
          <w:sz w:val="22"/>
          <w:szCs w:val="22"/>
        </w:rPr>
      </w:pPr>
    </w:p>
    <w:p w14:paraId="2B0C87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Don: Kaie qui naie pouin biaen?</w:t>
      </w:r>
    </w:p>
    <w:p w14:paraId="1AC4D0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Sh’aie vou, et vou n’le savai pouin:</w:t>
      </w:r>
    </w:p>
    <w:p w14:paraId="0B7BAB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r’source, la tete, la fontaiene de vot sang</w:t>
      </w:r>
    </w:p>
    <w:p w14:paraId="227C990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arraietaie: la r’source meme en arraietaie.</w:t>
      </w:r>
    </w:p>
    <w:p w14:paraId="210731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Vot pere royal a etai tuai.</w:t>
      </w:r>
    </w:p>
    <w:p w14:paraId="2C142F0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O! par qui? </w:t>
      </w:r>
    </w:p>
    <w:p w14:paraId="1D5C69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Laie siaens d’sa chambre, a shu qui parait, l’ont fait:</w:t>
      </w:r>
    </w:p>
    <w:p w14:paraId="7D5A2DCD"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Leux maiens et leux visages etaie tous douabais d’sang;</w:t>
      </w:r>
    </w:p>
    <w:p w14:paraId="079C02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leux coukiaues etou, pouin torchis fure trouvais</w:t>
      </w:r>
    </w:p>
    <w:p w14:paraId="070906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leux z’oriyiéres:</w:t>
      </w:r>
    </w:p>
    <w:p w14:paraId="004AFD53" w14:textId="77777777" w:rsidR="00E324CC" w:rsidRDefault="00000000">
      <w:pPr>
        <w:rPr>
          <w:rFonts w:hint="eastAsia"/>
        </w:rPr>
      </w:pPr>
      <w:r>
        <w:rPr>
          <w:rFonts w:ascii="Times New Roman" w:hAnsi="Times New Roman"/>
          <w:color w:val="000000"/>
          <w:sz w:val="22"/>
          <w:szCs w:val="22"/>
        </w:rPr>
        <w:tab/>
        <w:t>Ils ont r’gardai tous etonnais; et nou n’peut pouin</w:t>
      </w:r>
    </w:p>
    <w:p w14:paraId="57E4FBB1" w14:textId="38F50B3C" w:rsidR="00E324CC" w:rsidRDefault="00000000">
      <w:pPr>
        <w:rPr>
          <w:rFonts w:ascii="Times New Roman" w:hAnsi="Times New Roman"/>
          <w:color w:val="000000"/>
          <w:sz w:val="22"/>
          <w:szCs w:val="22"/>
        </w:rPr>
      </w:pPr>
      <w:r>
        <w:rPr>
          <w:rFonts w:ascii="Times New Roman" w:hAnsi="Times New Roman"/>
          <w:color w:val="000000"/>
          <w:sz w:val="22"/>
          <w:szCs w:val="22"/>
        </w:rPr>
        <w:tab/>
        <w:t>Risqu</w:t>
      </w:r>
      <w:r w:rsidR="00E75815">
        <w:rPr>
          <w:rFonts w:ascii="Times New Roman" w:hAnsi="Times New Roman"/>
          <w:color w:val="000000"/>
          <w:sz w:val="22"/>
          <w:szCs w:val="22"/>
        </w:rPr>
        <w:t>è</w:t>
      </w:r>
      <w:r>
        <w:rPr>
          <w:rFonts w:ascii="Times New Roman" w:hAnsi="Times New Roman"/>
          <w:color w:val="000000"/>
          <w:sz w:val="22"/>
          <w:szCs w:val="22"/>
        </w:rPr>
        <w:t xml:space="preserve"> la vie d’aucun homme auve aeux.</w:t>
      </w:r>
    </w:p>
    <w:p w14:paraId="0698AB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O! acouare j’me r’paens d’ma colere,</w:t>
      </w:r>
    </w:p>
    <w:p w14:paraId="29F3E76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j’lez ait tuais.</w:t>
      </w:r>
    </w:p>
    <w:p w14:paraId="0D005C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Pourqui kou z’avai fait chunna?</w:t>
      </w:r>
    </w:p>
    <w:p w14:paraId="61D9AEC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Peut nou eaet sage, etonnai, composai et en colere,</w:t>
      </w:r>
    </w:p>
    <w:p w14:paraId="7711F8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Loyal et traietre, dans un moment? Aucun homme:</w:t>
      </w:r>
    </w:p>
    <w:p w14:paraId="0768F7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hate de men fort amour a couaru pu vite</w:t>
      </w:r>
    </w:p>
    <w:p w14:paraId="60FB6B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ma raison. Duncan aie couachi ichin</w:t>
      </w:r>
    </w:p>
    <w:p w14:paraId="2848ACE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chair argentaie douabaie d’sen sang ornai;</w:t>
      </w:r>
    </w:p>
    <w:p w14:paraId="071DAE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saie blessaeures paraisse comme daie breques dans la nature</w:t>
      </w:r>
    </w:p>
    <w:p w14:paraId="18CE61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Par la ruine a entrai: par la laie meurtriers, </w:t>
      </w:r>
    </w:p>
    <w:p w14:paraId="408D72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Douabais brutalemaen d’sang figui: Kaie qui pourrait s’empaiechiè</w:t>
      </w:r>
    </w:p>
    <w:p w14:paraId="0D70F4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 un coeur pour aiemai et dans shu coeur la</w:t>
      </w:r>
    </w:p>
    <w:p w14:paraId="415711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Du couarage d’faire counietre sn’amour?</w:t>
      </w:r>
    </w:p>
    <w:p w14:paraId="44412B7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Aiguie mè d’ichin, ho!</w:t>
      </w:r>
    </w:p>
    <w:p w14:paraId="132E68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R’gardai a la dame.</w:t>
      </w:r>
    </w:p>
    <w:p w14:paraId="7667F2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w:t>
      </w:r>
      <w:r>
        <w:rPr>
          <w:rStyle w:val="EndnoteAnchor"/>
          <w:rFonts w:ascii="Times New Roman" w:hAnsi="Times New Roman"/>
          <w:color w:val="000000"/>
          <w:sz w:val="22"/>
          <w:szCs w:val="22"/>
        </w:rPr>
        <w:endnoteReference w:id="8"/>
      </w:r>
      <w:r>
        <w:rPr>
          <w:rFonts w:ascii="Times New Roman" w:hAnsi="Times New Roman"/>
          <w:color w:val="000000"/>
          <w:sz w:val="22"/>
          <w:szCs w:val="22"/>
        </w:rPr>
        <w:t xml:space="preserve">  Pourqui que j’nou taizon</w:t>
      </w:r>
    </w:p>
    <w:p w14:paraId="0CDEB70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Nou qui pouvon r’cyasmai shu dvi ichin pu qu’ d’autres?</w:t>
      </w:r>
    </w:p>
    <w:p w14:paraId="57204E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Don:</w:t>
      </w:r>
      <w:r>
        <w:rPr>
          <w:rStyle w:val="EndnoteAnchor"/>
          <w:rFonts w:ascii="Times New Roman" w:hAnsi="Times New Roman"/>
          <w:color w:val="000000"/>
          <w:sz w:val="22"/>
          <w:szCs w:val="22"/>
        </w:rPr>
        <w:endnoteReference w:id="9"/>
      </w:r>
      <w:r>
        <w:rPr>
          <w:rFonts w:ascii="Times New Roman" w:hAnsi="Times New Roman"/>
          <w:color w:val="000000"/>
          <w:sz w:val="22"/>
          <w:szCs w:val="22"/>
        </w:rPr>
        <w:t xml:space="preserve">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qu’nou pourrait dire ichin</w:t>
      </w:r>
    </w:p>
    <w:p w14:paraId="0D5F1FA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Ou’aie qu’not sort muchi dans un pertu d’tarouette</w:t>
      </w:r>
    </w:p>
    <w:p w14:paraId="154DA5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Peut i elanchiè et kaie su non? I faut allai: nos lermes</w:t>
      </w:r>
    </w:p>
    <w:p w14:paraId="5EC0DE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Ne sont pouin acouare brachies.</w:t>
      </w:r>
    </w:p>
    <w:p w14:paraId="2819308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w:t>
      </w:r>
      <w:r>
        <w:rPr>
          <w:rStyle w:val="EndnoteAnchor"/>
          <w:rFonts w:ascii="Times New Roman" w:hAnsi="Times New Roman"/>
          <w:color w:val="000000"/>
          <w:sz w:val="22"/>
          <w:szCs w:val="22"/>
        </w:rPr>
        <w:endnoteReference w:id="10"/>
      </w:r>
      <w:r>
        <w:rPr>
          <w:rFonts w:ascii="Times New Roman" w:hAnsi="Times New Roman"/>
          <w:color w:val="000000"/>
          <w:sz w:val="22"/>
          <w:szCs w:val="22"/>
        </w:rPr>
        <w:t xml:space="preserve">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Ni not forte paiene naie pouin </w:t>
      </w:r>
    </w:p>
    <w:p w14:paraId="6966A6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l’pi d’marchié.</w:t>
      </w:r>
    </w:p>
    <w:p w14:paraId="221C82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R’gardai a la dame:</w:t>
      </w:r>
    </w:p>
    <w:p w14:paraId="3AD922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[Dame Macbeth aie remportaie]</w:t>
      </w:r>
    </w:p>
    <w:p w14:paraId="37051B3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quand j’eron muchi nos fyaibyesses nues,</w:t>
      </w:r>
    </w:p>
    <w:p w14:paraId="59F1FE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souffe d’eaet exposaies, i faut s’entre trouvai,</w:t>
      </w:r>
    </w:p>
    <w:p w14:paraId="33CB8E7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s’enkaietai atouar shu travats ichin sangyai et horriblle,</w:t>
      </w:r>
    </w:p>
    <w:p w14:paraId="232498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en savè pu long. daie craientes et daie doutes nou shaque:</w:t>
      </w:r>
    </w:p>
    <w:p w14:paraId="4E015EC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sie entre la grande maien d’Gu, et de dla</w:t>
      </w:r>
    </w:p>
    <w:p w14:paraId="259E4B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J’me bats contre shu qui naie pouin berlandai</w:t>
      </w:r>
    </w:p>
    <w:p w14:paraId="44C6C26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Dla mauvaisque traietresse.</w:t>
      </w:r>
    </w:p>
    <w:p w14:paraId="181C24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mè etou.</w:t>
      </w:r>
    </w:p>
    <w:p w14:paraId="0AAABE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tous.</w:t>
      </w:r>
    </w:p>
    <w:p w14:paraId="536C439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Que j’nou preparon au pu vite auve un couarage d’hommes,</w:t>
      </w:r>
    </w:p>
    <w:p w14:paraId="7B6A1D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qu’ j’assembyon dans l’chatè. </w:t>
      </w:r>
    </w:p>
    <w:p w14:paraId="3106E7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Biaen contents</w:t>
      </w:r>
    </w:p>
    <w:p w14:paraId="70FCDC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[Tous sorte sinon Mal et Don] </w:t>
      </w:r>
    </w:p>
    <w:p w14:paraId="2FAB71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 Mal: Kaie kou frai? I n’faut pouin s’maielai auve aeux:</w:t>
      </w:r>
    </w:p>
    <w:p w14:paraId="5F3AB1D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Mourtai une paiene qui na pouin aie une affaire </w:t>
      </w:r>
    </w:p>
    <w:p w14:paraId="69C5B7E2" w14:textId="2BBCDF08" w:rsidR="00E324CC" w:rsidRDefault="00000000">
      <w:pPr>
        <w:rPr>
          <w:rFonts w:ascii="Times New Roman" w:hAnsi="Times New Roman"/>
          <w:color w:val="000000"/>
          <w:sz w:val="22"/>
          <w:szCs w:val="22"/>
        </w:rPr>
      </w:pPr>
      <w:r>
        <w:rPr>
          <w:rFonts w:ascii="Times New Roman" w:hAnsi="Times New Roman"/>
          <w:color w:val="000000"/>
          <w:sz w:val="22"/>
          <w:szCs w:val="22"/>
        </w:rPr>
        <w:tab/>
        <w:t>Ql’homme faux fait biaen aieziemaen. J’</w:t>
      </w:r>
      <w:r w:rsidR="00CE1EE2">
        <w:rPr>
          <w:rFonts w:ascii="Times New Roman" w:hAnsi="Times New Roman"/>
          <w:color w:val="000000"/>
          <w:sz w:val="22"/>
          <w:szCs w:val="22"/>
        </w:rPr>
        <w:t>i</w:t>
      </w:r>
      <w:r>
        <w:rPr>
          <w:rFonts w:ascii="Times New Roman" w:hAnsi="Times New Roman"/>
          <w:color w:val="000000"/>
          <w:sz w:val="22"/>
          <w:szCs w:val="22"/>
        </w:rPr>
        <w:t>rait en Angyiterre</w:t>
      </w:r>
    </w:p>
    <w:p w14:paraId="612C421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Don: Mè en Irelande: not fortune sèpartie</w:t>
      </w:r>
    </w:p>
    <w:p w14:paraId="79EFBF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Nou gardera nos daeux pu sauf: ou’aie que s’simes,</w:t>
      </w:r>
    </w:p>
    <w:p w14:paraId="7D830702" w14:textId="07C4EE68" w:rsidR="00E324CC" w:rsidRDefault="00000000">
      <w:pPr>
        <w:rPr>
          <w:rFonts w:ascii="Times New Roman" w:hAnsi="Times New Roman"/>
          <w:color w:val="000000"/>
          <w:sz w:val="22"/>
          <w:szCs w:val="22"/>
        </w:rPr>
      </w:pPr>
      <w:r>
        <w:rPr>
          <w:rFonts w:ascii="Times New Roman" w:hAnsi="Times New Roman"/>
          <w:color w:val="000000"/>
          <w:sz w:val="22"/>
          <w:szCs w:val="22"/>
        </w:rPr>
        <w:tab/>
        <w:t>Ya daie coukiaues dans laie mines dez hommes: pu p</w:t>
      </w:r>
      <w:r w:rsidR="00CE1EE2">
        <w:rPr>
          <w:rFonts w:ascii="Times New Roman" w:hAnsi="Times New Roman"/>
          <w:color w:val="000000"/>
          <w:sz w:val="22"/>
          <w:szCs w:val="22"/>
        </w:rPr>
        <w:t>r</w:t>
      </w:r>
      <w:r>
        <w:rPr>
          <w:rFonts w:ascii="Times New Roman" w:hAnsi="Times New Roman"/>
          <w:color w:val="000000"/>
          <w:sz w:val="22"/>
          <w:szCs w:val="22"/>
        </w:rPr>
        <w:t>es d’sang,</w:t>
      </w:r>
    </w:p>
    <w:p w14:paraId="26B0CB58" w14:textId="28FABD9C" w:rsidR="00E324CC" w:rsidRDefault="00000000">
      <w:pPr>
        <w:rPr>
          <w:rFonts w:ascii="Times New Roman" w:hAnsi="Times New Roman"/>
          <w:color w:val="000000"/>
          <w:sz w:val="22"/>
          <w:szCs w:val="22"/>
        </w:rPr>
      </w:pPr>
      <w:r>
        <w:rPr>
          <w:rFonts w:ascii="Times New Roman" w:hAnsi="Times New Roman"/>
          <w:color w:val="000000"/>
          <w:sz w:val="22"/>
          <w:szCs w:val="22"/>
        </w:rPr>
        <w:tab/>
        <w:t>Pu p</w:t>
      </w:r>
      <w:r w:rsidR="00AA6D5B">
        <w:rPr>
          <w:rFonts w:ascii="Times New Roman" w:hAnsi="Times New Roman"/>
          <w:color w:val="000000"/>
          <w:sz w:val="22"/>
          <w:szCs w:val="22"/>
        </w:rPr>
        <w:t>r</w:t>
      </w:r>
      <w:r>
        <w:rPr>
          <w:rFonts w:ascii="Times New Roman" w:hAnsi="Times New Roman"/>
          <w:color w:val="000000"/>
          <w:sz w:val="22"/>
          <w:szCs w:val="22"/>
        </w:rPr>
        <w:t>ets a purai l’sang.</w:t>
      </w:r>
    </w:p>
    <w:p w14:paraId="6775AC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Shute fleche ichin d’mort qua etai tiraie</w:t>
      </w:r>
    </w:p>
    <w:p w14:paraId="28782E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Na pouin acouare frappai et not miyeure seuretai </w:t>
      </w:r>
    </w:p>
    <w:p w14:paraId="25AF2B1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d’evitai l’caoup; de qui, a ch’va;</w:t>
      </w:r>
    </w:p>
    <w:p w14:paraId="4C14543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i n’faut pouin eaet </w:t>
      </w:r>
      <w:commentRangeStart w:id="38"/>
      <w:commentRangeStart w:id="39"/>
      <w:r>
        <w:rPr>
          <w:rFonts w:ascii="Times New Roman" w:hAnsi="Times New Roman"/>
          <w:color w:val="000000"/>
          <w:sz w:val="22"/>
          <w:szCs w:val="22"/>
        </w:rPr>
        <w:t>nikaeux</w:t>
      </w:r>
      <w:commentRangeEnd w:id="38"/>
      <w:r w:rsidR="00053BDB">
        <w:rPr>
          <w:rStyle w:val="CommentReference"/>
          <w:rFonts w:cs="Mangal"/>
        </w:rPr>
        <w:commentReference w:id="38"/>
      </w:r>
      <w:commentRangeEnd w:id="39"/>
      <w:r w:rsidR="00893666">
        <w:rPr>
          <w:rStyle w:val="CommentReference"/>
          <w:rFonts w:cs="Mangal"/>
        </w:rPr>
        <w:commentReference w:id="39"/>
      </w:r>
      <w:r>
        <w:rPr>
          <w:rFonts w:ascii="Times New Roman" w:hAnsi="Times New Roman"/>
          <w:color w:val="000000"/>
          <w:sz w:val="22"/>
          <w:szCs w:val="22"/>
        </w:rPr>
        <w:t xml:space="preserve"> a dire adi,</w:t>
      </w:r>
    </w:p>
    <w:p w14:paraId="42EF93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Mais s’paque hors: Ya dla gairantie dans shute gamme la </w:t>
      </w:r>
    </w:p>
    <w:p w14:paraId="7BF7A7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s’vole hors dla veè quand n’ya paien d’piti d’laqui.</w:t>
      </w:r>
    </w:p>
    <w:p w14:paraId="66DF9B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2B4A4012" w14:textId="77777777" w:rsidR="00E324CC" w:rsidRDefault="00E324CC">
      <w:pPr>
        <w:rPr>
          <w:rFonts w:ascii="Times New Roman" w:hAnsi="Times New Roman"/>
          <w:color w:val="000000"/>
          <w:sz w:val="22"/>
          <w:szCs w:val="22"/>
        </w:rPr>
      </w:pPr>
    </w:p>
    <w:p w14:paraId="5A88A9AF" w14:textId="77777777" w:rsidR="00E324CC" w:rsidRDefault="00E324CC">
      <w:pPr>
        <w:rPr>
          <w:rFonts w:ascii="Times New Roman" w:hAnsi="Times New Roman"/>
          <w:color w:val="000000"/>
          <w:sz w:val="22"/>
          <w:szCs w:val="22"/>
        </w:rPr>
      </w:pPr>
    </w:p>
    <w:p w14:paraId="47E292C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4. En t’hors du Chatê</w:t>
      </w:r>
    </w:p>
    <w:p w14:paraId="5A261EA8" w14:textId="77777777" w:rsidR="00E324CC" w:rsidRDefault="00E324CC">
      <w:pPr>
        <w:rPr>
          <w:rFonts w:ascii="Times New Roman" w:hAnsi="Times New Roman"/>
          <w:color w:val="000000"/>
          <w:sz w:val="22"/>
          <w:szCs w:val="22"/>
        </w:rPr>
      </w:pPr>
    </w:p>
    <w:p w14:paraId="0372F39E"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Rosse et un Vier homme.</w:t>
      </w:r>
    </w:p>
    <w:p w14:paraId="6BF8AD0B" w14:textId="77777777" w:rsidR="00E324CC" w:rsidRDefault="00E324CC">
      <w:pPr>
        <w:rPr>
          <w:rFonts w:ascii="Times New Roman" w:hAnsi="Times New Roman"/>
          <w:color w:val="000000"/>
          <w:sz w:val="22"/>
          <w:szCs w:val="22"/>
        </w:rPr>
      </w:pPr>
    </w:p>
    <w:p w14:paraId="3E1365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Hom:  De septante ans j’peux biaen m’en souvni;</w:t>
      </w:r>
    </w:p>
    <w:p w14:paraId="091B464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dans l’volume de shu temps la j’ait veux</w:t>
      </w:r>
    </w:p>
    <w:p w14:paraId="766400D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Dz’heures horriblles et dz’affaires droles, mais shute triste gniet ichin</w:t>
      </w:r>
    </w:p>
    <w:p w14:paraId="7580F2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Saie moquie dla couniesance de d’vant. </w:t>
      </w:r>
    </w:p>
    <w:p w14:paraId="6EF438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Ah! bouan pere,</w:t>
      </w:r>
    </w:p>
    <w:p w14:paraId="2A1CEF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Tu vet, l’cieil, distorbai par le travats dz’hommes,</w:t>
      </w:r>
    </w:p>
    <w:p w14:paraId="330D3B38" w14:textId="3056A96A" w:rsidR="00E324CC" w:rsidRDefault="00000000">
      <w:pPr>
        <w:rPr>
          <w:rFonts w:ascii="Times New Roman" w:hAnsi="Times New Roman"/>
          <w:color w:val="000000"/>
          <w:sz w:val="22"/>
          <w:szCs w:val="22"/>
        </w:rPr>
      </w:pPr>
      <w:r>
        <w:rPr>
          <w:rFonts w:ascii="Times New Roman" w:hAnsi="Times New Roman"/>
          <w:color w:val="000000"/>
          <w:sz w:val="22"/>
          <w:szCs w:val="22"/>
        </w:rPr>
        <w:tab/>
        <w:t>M’nichié sa pyateforme sangyaie: par l’hauel</w:t>
      </w:r>
      <w:r w:rsidR="00053BDB">
        <w:rPr>
          <w:rFonts w:ascii="Times New Roman" w:hAnsi="Times New Roman"/>
          <w:color w:val="000000"/>
          <w:sz w:val="22"/>
          <w:szCs w:val="22"/>
        </w:rPr>
        <w:t>o</w:t>
      </w:r>
      <w:r>
        <w:rPr>
          <w:rFonts w:ascii="Times New Roman" w:hAnsi="Times New Roman"/>
          <w:color w:val="000000"/>
          <w:sz w:val="22"/>
          <w:szCs w:val="22"/>
        </w:rPr>
        <w:t>ge il aie jeur</w:t>
      </w:r>
    </w:p>
    <w:p w14:paraId="1DA5A2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acouare la nere gniet etoupe la lampe en viage.</w:t>
      </w:r>
    </w:p>
    <w:p w14:paraId="7656A8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Aieske la forche dla gniet, ou la honte du jeur,</w:t>
      </w:r>
    </w:p>
    <w:p w14:paraId="758113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Ql’obscuritai muche le visage dla terre,</w:t>
      </w:r>
    </w:p>
    <w:p w14:paraId="73D288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la cyartai d’vie devrait l’baiezié?</w:t>
      </w:r>
    </w:p>
    <w:p w14:paraId="6ED20D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Hom: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Vla kaie contre la nature,</w:t>
      </w:r>
    </w:p>
    <w:p w14:paraId="0B4E21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Meme comme l’action kaie faite. Mardi draien,</w:t>
      </w:r>
    </w:p>
    <w:p w14:paraId="4F6CB5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 epervier</w:t>
      </w:r>
      <w:r>
        <w:rPr>
          <w:rStyle w:val="EndnoteAnchor"/>
          <w:rFonts w:ascii="Times New Roman" w:hAnsi="Times New Roman"/>
          <w:color w:val="000000"/>
          <w:sz w:val="22"/>
          <w:szCs w:val="22"/>
        </w:rPr>
        <w:endnoteReference w:id="11"/>
      </w:r>
      <w:r>
        <w:rPr>
          <w:rFonts w:ascii="Times New Roman" w:hAnsi="Times New Roman"/>
          <w:color w:val="000000"/>
          <w:sz w:val="22"/>
          <w:szCs w:val="22"/>
        </w:rPr>
        <w:t>, volant en l’air auve tout sn’orgueil,</w:t>
      </w:r>
    </w:p>
    <w:p w14:paraId="188E93F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Fut attaqui par un cahouan a souaris et tuaie.</w:t>
      </w:r>
    </w:p>
    <w:p w14:paraId="30CF112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Et laie ch’vaues d’Duncan, une affaire drole et seure,</w:t>
      </w:r>
    </w:p>
    <w:p w14:paraId="12D27F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Biaues et vifs, laie b</w:t>
      </w:r>
      <w:commentRangeStart w:id="40"/>
      <w:r>
        <w:rPr>
          <w:rFonts w:ascii="Times New Roman" w:hAnsi="Times New Roman"/>
          <w:color w:val="000000"/>
          <w:sz w:val="22"/>
          <w:szCs w:val="22"/>
        </w:rPr>
        <w:t>ij</w:t>
      </w:r>
      <w:commentRangeEnd w:id="40"/>
      <w:r w:rsidR="00E67499">
        <w:rPr>
          <w:rStyle w:val="CommentReference"/>
          <w:rFonts w:cs="Mangal"/>
        </w:rPr>
        <w:commentReference w:id="40"/>
      </w:r>
      <w:r>
        <w:rPr>
          <w:rFonts w:ascii="Times New Roman" w:hAnsi="Times New Roman"/>
          <w:color w:val="000000"/>
          <w:sz w:val="22"/>
          <w:szCs w:val="22"/>
        </w:rPr>
        <w:t>ous dleux race,</w:t>
      </w:r>
    </w:p>
    <w:p w14:paraId="306F6C8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Tournire eragis s’ecappire dleux z’aitres et s’en fure,</w:t>
      </w:r>
    </w:p>
    <w:p w14:paraId="3DA2B7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Forchant contre l’ordre, comme si voulaie faire</w:t>
      </w:r>
    </w:p>
    <w:p w14:paraId="2660E8C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guerre contre l’humanitai.</w:t>
      </w:r>
    </w:p>
    <w:p w14:paraId="6ECE5E5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Hom: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Il aie dit qui s’entre maghire.</w:t>
      </w:r>
    </w:p>
    <w:p w14:paraId="7E06708B" w14:textId="3648DB7F" w:rsidR="00E324CC" w:rsidRDefault="00000000">
      <w:pPr>
        <w:rPr>
          <w:rFonts w:ascii="Times New Roman" w:hAnsi="Times New Roman"/>
          <w:color w:val="000000"/>
          <w:sz w:val="22"/>
          <w:szCs w:val="22"/>
        </w:rPr>
      </w:pPr>
      <w:r>
        <w:rPr>
          <w:rFonts w:ascii="Times New Roman" w:hAnsi="Times New Roman"/>
          <w:color w:val="000000"/>
          <w:sz w:val="22"/>
          <w:szCs w:val="22"/>
        </w:rPr>
        <w:t>Ros: I l’f</w:t>
      </w:r>
      <w:r w:rsidR="00E67499">
        <w:rPr>
          <w:rFonts w:ascii="Times New Roman" w:hAnsi="Times New Roman"/>
          <w:color w:val="000000"/>
          <w:sz w:val="22"/>
          <w:szCs w:val="22"/>
        </w:rPr>
        <w:t>i</w:t>
      </w:r>
      <w:r>
        <w:rPr>
          <w:rFonts w:ascii="Times New Roman" w:hAnsi="Times New Roman"/>
          <w:color w:val="000000"/>
          <w:sz w:val="22"/>
          <w:szCs w:val="22"/>
        </w:rPr>
        <w:t>r</w:t>
      </w:r>
      <w:r w:rsidR="00E67499">
        <w:rPr>
          <w:rFonts w:ascii="Times New Roman" w:hAnsi="Times New Roman"/>
          <w:color w:val="000000"/>
          <w:sz w:val="22"/>
          <w:szCs w:val="22"/>
        </w:rPr>
        <w:t>e</w:t>
      </w:r>
      <w:r>
        <w:rPr>
          <w:rFonts w:ascii="Times New Roman" w:hAnsi="Times New Roman"/>
          <w:color w:val="000000"/>
          <w:sz w:val="22"/>
          <w:szCs w:val="22"/>
        </w:rPr>
        <w:t>; de qui mz’iers en fure etonnais.</w:t>
      </w:r>
    </w:p>
    <w:p w14:paraId="58187A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w:t>
      </w:r>
      <w:r>
        <w:rPr>
          <w:rFonts w:ascii="Times New Roman" w:hAnsi="Times New Roman"/>
          <w:sz w:val="22"/>
          <w:szCs w:val="22"/>
        </w:rPr>
        <w:t>vire l’affaire. Ichin l’bouan Macduff.</w:t>
      </w:r>
    </w:p>
    <w:p w14:paraId="3E152AE1" w14:textId="77777777" w:rsidR="00E324CC" w:rsidRDefault="00E324CC">
      <w:pPr>
        <w:jc w:val="center"/>
        <w:rPr>
          <w:rFonts w:ascii="Times New Roman" w:hAnsi="Times New Roman"/>
          <w:sz w:val="22"/>
          <w:szCs w:val="22"/>
        </w:rPr>
      </w:pPr>
    </w:p>
    <w:p w14:paraId="4D1ADB98" w14:textId="77777777" w:rsidR="00E324CC" w:rsidRDefault="00000000">
      <w:pPr>
        <w:jc w:val="center"/>
        <w:rPr>
          <w:rFonts w:ascii="Times New Roman" w:hAnsi="Times New Roman"/>
          <w:sz w:val="22"/>
          <w:szCs w:val="22"/>
        </w:rPr>
      </w:pPr>
      <w:r>
        <w:rPr>
          <w:rFonts w:ascii="Times New Roman" w:hAnsi="Times New Roman"/>
          <w:sz w:val="22"/>
          <w:szCs w:val="22"/>
        </w:rPr>
        <w:t>Macduff entre</w:t>
      </w:r>
    </w:p>
    <w:p w14:paraId="1A67389A" w14:textId="77777777" w:rsidR="00E324CC" w:rsidRDefault="00E324CC">
      <w:pPr>
        <w:jc w:val="center"/>
        <w:rPr>
          <w:rFonts w:ascii="Times New Roman" w:hAnsi="Times New Roman"/>
          <w:sz w:val="22"/>
          <w:szCs w:val="22"/>
        </w:rPr>
      </w:pPr>
    </w:p>
    <w:p w14:paraId="04F33262" w14:textId="77777777" w:rsidR="00E324CC" w:rsidRDefault="00000000">
      <w:pPr>
        <w:rPr>
          <w:rFonts w:ascii="Times New Roman" w:hAnsi="Times New Roman"/>
          <w:sz w:val="22"/>
          <w:szCs w:val="22"/>
        </w:rPr>
      </w:pPr>
      <w:r>
        <w:rPr>
          <w:rFonts w:ascii="Times New Roman" w:hAnsi="Times New Roman"/>
          <w:sz w:val="22"/>
          <w:szCs w:val="22"/>
        </w:rPr>
        <w:t>Commaie que l’monde va mousieu oshteure?</w:t>
      </w:r>
    </w:p>
    <w:p w14:paraId="00E08331" w14:textId="77777777" w:rsidR="00E324CC" w:rsidRDefault="00000000">
      <w:pPr>
        <w:rPr>
          <w:rFonts w:ascii="Times New Roman" w:hAnsi="Times New Roman"/>
          <w:sz w:val="22"/>
          <w:szCs w:val="22"/>
        </w:rPr>
      </w:pPr>
      <w:r>
        <w:rPr>
          <w:rFonts w:ascii="Times New Roman" w:hAnsi="Times New Roman"/>
          <w:sz w:val="22"/>
          <w:szCs w:val="22"/>
        </w:rPr>
        <w:t xml:space="preserve">Macd: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Qui, aieske kou n’vaiyie pouin?</w:t>
      </w:r>
    </w:p>
    <w:p w14:paraId="40159B02" w14:textId="77777777" w:rsidR="00E324CC" w:rsidRDefault="00000000">
      <w:pPr>
        <w:rPr>
          <w:rFonts w:ascii="Times New Roman" w:hAnsi="Times New Roman"/>
          <w:color w:val="000000"/>
          <w:sz w:val="22"/>
          <w:szCs w:val="22"/>
        </w:rPr>
      </w:pPr>
      <w:r>
        <w:rPr>
          <w:rFonts w:ascii="Times New Roman" w:hAnsi="Times New Roman"/>
          <w:sz w:val="22"/>
          <w:szCs w:val="22"/>
        </w:rPr>
        <w:t>Ross: Aie ti seux kaie qua fait cht’ action la pu qu’ horriblle?</w:t>
      </w:r>
    </w:p>
    <w:p w14:paraId="17E87C03" w14:textId="77777777" w:rsidR="00E324CC" w:rsidRDefault="00000000">
      <w:pPr>
        <w:rPr>
          <w:rFonts w:ascii="Times New Roman" w:hAnsi="Times New Roman"/>
          <w:sz w:val="22"/>
          <w:szCs w:val="22"/>
        </w:rPr>
      </w:pPr>
      <w:r>
        <w:rPr>
          <w:rFonts w:ascii="Times New Roman" w:hAnsi="Times New Roman"/>
          <w:sz w:val="22"/>
          <w:szCs w:val="22"/>
        </w:rPr>
        <w:t>Macd: laie siaens qu’ Macbeth a tuai.</w:t>
      </w:r>
    </w:p>
    <w:p w14:paraId="4CEA4DB0" w14:textId="77777777" w:rsidR="00E324CC" w:rsidRDefault="00000000">
      <w:pPr>
        <w:rPr>
          <w:rFonts w:ascii="Times New Roman" w:hAnsi="Times New Roman"/>
          <w:sz w:val="22"/>
          <w:szCs w:val="22"/>
        </w:rPr>
      </w:pPr>
      <w:r>
        <w:rPr>
          <w:rFonts w:ascii="Times New Roman" w:hAnsi="Times New Roman"/>
          <w:sz w:val="22"/>
          <w:szCs w:val="22"/>
        </w:rPr>
        <w:t>Ross:</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Helas! l’jour!</w:t>
      </w:r>
    </w:p>
    <w:p w14:paraId="53B34788" w14:textId="77777777" w:rsidR="00E324CC" w:rsidRDefault="00000000">
      <w:pPr>
        <w:rPr>
          <w:rFonts w:ascii="Times New Roman" w:hAnsi="Times New Roman"/>
          <w:color w:val="000000"/>
          <w:sz w:val="22"/>
          <w:szCs w:val="22"/>
        </w:rPr>
      </w:pPr>
      <w:r>
        <w:rPr>
          <w:rFonts w:ascii="Times New Roman" w:hAnsi="Times New Roman"/>
          <w:sz w:val="22"/>
          <w:szCs w:val="22"/>
        </w:rPr>
        <w:tab/>
        <w:t>Kiei biaen qui craiyaie en av</w:t>
      </w:r>
      <w:r>
        <w:rPr>
          <w:rFonts w:ascii="Times New Roman" w:hAnsi="Times New Roman"/>
          <w:color w:val="000000"/>
          <w:sz w:val="22"/>
          <w:szCs w:val="22"/>
        </w:rPr>
        <w:t>è?</w:t>
      </w:r>
    </w:p>
    <w:p w14:paraId="1FCC0A25" w14:textId="77777777" w:rsidR="00E324CC" w:rsidRDefault="00000000">
      <w:pPr>
        <w:rPr>
          <w:rFonts w:ascii="Times New Roman" w:hAnsi="Times New Roman"/>
          <w:sz w:val="22"/>
          <w:szCs w:val="22"/>
        </w:rPr>
      </w:pPr>
      <w:r>
        <w:rPr>
          <w:rFonts w:ascii="Times New Roman" w:hAnsi="Times New Roman"/>
          <w:sz w:val="22"/>
          <w:szCs w:val="22"/>
        </w:rPr>
        <w:t xml:space="preserve">Macd: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Il taie empiyais.</w:t>
      </w:r>
    </w:p>
    <w:p w14:paraId="71ADE9D5" w14:textId="77777777" w:rsidR="00E324CC" w:rsidRDefault="00000000">
      <w:pPr>
        <w:rPr>
          <w:rFonts w:ascii="Times New Roman" w:hAnsi="Times New Roman"/>
          <w:sz w:val="22"/>
          <w:szCs w:val="22"/>
        </w:rPr>
      </w:pPr>
      <w:r>
        <w:rPr>
          <w:rFonts w:ascii="Times New Roman" w:hAnsi="Times New Roman"/>
          <w:sz w:val="22"/>
          <w:szCs w:val="22"/>
        </w:rPr>
        <w:tab/>
        <w:t>Malcolm et Donalbain, laie daeux fis du rouai,</w:t>
      </w:r>
    </w:p>
    <w:p w14:paraId="37F079A7" w14:textId="2419581A" w:rsidR="00E324CC" w:rsidRDefault="00000000">
      <w:pPr>
        <w:rPr>
          <w:rFonts w:ascii="Times New Roman" w:hAnsi="Times New Roman"/>
          <w:color w:val="000000"/>
          <w:sz w:val="22"/>
          <w:szCs w:val="22"/>
        </w:rPr>
      </w:pPr>
      <w:r>
        <w:rPr>
          <w:rFonts w:ascii="Times New Roman" w:hAnsi="Times New Roman"/>
          <w:sz w:val="22"/>
          <w:szCs w:val="22"/>
        </w:rPr>
        <w:tab/>
        <w:t>Le sont paquis hors dla v</w:t>
      </w:r>
      <w:r w:rsidR="00FB1A27">
        <w:rPr>
          <w:rFonts w:ascii="Times New Roman" w:hAnsi="Times New Roman"/>
          <w:sz w:val="22"/>
          <w:szCs w:val="22"/>
        </w:rPr>
        <w:t>e</w:t>
      </w:r>
      <w:r>
        <w:rPr>
          <w:rFonts w:ascii="Times New Roman" w:hAnsi="Times New Roman"/>
          <w:color w:val="000000"/>
          <w:sz w:val="22"/>
          <w:szCs w:val="22"/>
        </w:rPr>
        <w:t>è, et chunna laie met</w:t>
      </w:r>
    </w:p>
    <w:p w14:paraId="1F77DD74" w14:textId="77777777" w:rsidR="00E324CC" w:rsidRDefault="00000000">
      <w:pPr>
        <w:rPr>
          <w:rFonts w:ascii="Times New Roman" w:hAnsi="Times New Roman"/>
          <w:sz w:val="22"/>
          <w:szCs w:val="22"/>
        </w:rPr>
      </w:pPr>
      <w:r>
        <w:rPr>
          <w:rFonts w:ascii="Times New Roman" w:hAnsi="Times New Roman"/>
          <w:sz w:val="22"/>
          <w:szCs w:val="22"/>
        </w:rPr>
        <w:tab/>
        <w:t>Dans un fort soupcon dl’affaire.</w:t>
      </w:r>
    </w:p>
    <w:p w14:paraId="54776030" w14:textId="77777777" w:rsidR="00E324CC" w:rsidRDefault="00000000">
      <w:pPr>
        <w:rPr>
          <w:rFonts w:ascii="Times New Roman" w:hAnsi="Times New Roman"/>
          <w:sz w:val="22"/>
          <w:szCs w:val="22"/>
        </w:rPr>
      </w:pPr>
      <w:r>
        <w:rPr>
          <w:rFonts w:ascii="Times New Roman" w:hAnsi="Times New Roman"/>
          <w:sz w:val="22"/>
          <w:szCs w:val="22"/>
        </w:rPr>
        <w:t xml:space="preserve">Ros: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Contre la nature acouare! </w:t>
      </w:r>
    </w:p>
    <w:p w14:paraId="02B2025C" w14:textId="77777777" w:rsidR="00E324CC" w:rsidRDefault="00000000">
      <w:pPr>
        <w:rPr>
          <w:rFonts w:ascii="Times New Roman" w:hAnsi="Times New Roman"/>
          <w:color w:val="000000"/>
          <w:sz w:val="22"/>
          <w:szCs w:val="22"/>
        </w:rPr>
      </w:pPr>
      <w:r>
        <w:rPr>
          <w:rFonts w:ascii="Times New Roman" w:hAnsi="Times New Roman"/>
          <w:sz w:val="22"/>
          <w:szCs w:val="22"/>
        </w:rPr>
        <w:tab/>
        <w:t xml:space="preserve">Oh </w:t>
      </w:r>
      <w:r>
        <w:rPr>
          <w:rFonts w:ascii="Times New Roman" w:hAnsi="Times New Roman"/>
          <w:color w:val="000000"/>
          <w:sz w:val="22"/>
          <w:szCs w:val="22"/>
        </w:rPr>
        <w:t>fort envie d’avè qui rakyera ahaut</w:t>
      </w:r>
    </w:p>
    <w:p w14:paraId="02112C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moyaens d’ta propre vie Il aie donc a craire</w:t>
      </w:r>
    </w:p>
    <w:p w14:paraId="67EA18F2" w14:textId="7B55A36D" w:rsidR="00E324CC" w:rsidRDefault="00000000">
      <w:pPr>
        <w:rPr>
          <w:rFonts w:ascii="Times New Roman" w:hAnsi="Times New Roman"/>
          <w:color w:val="000000"/>
          <w:sz w:val="22"/>
          <w:szCs w:val="22"/>
        </w:rPr>
      </w:pPr>
      <w:r>
        <w:rPr>
          <w:rFonts w:ascii="Times New Roman" w:hAnsi="Times New Roman"/>
          <w:color w:val="000000"/>
          <w:sz w:val="22"/>
          <w:szCs w:val="22"/>
        </w:rPr>
        <w:tab/>
        <w:t>Qu’la majestai s’ra la share de Macbeth.</w:t>
      </w:r>
    </w:p>
    <w:p w14:paraId="1ACBE1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Il aie daija nommai, et parti a Scone</w:t>
      </w:r>
    </w:p>
    <w:p w14:paraId="1A945C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eaet couronnai.</w:t>
      </w:r>
    </w:p>
    <w:p w14:paraId="48B174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t>Ou’aie kaie l’corps de Duncan?</w:t>
      </w:r>
    </w:p>
    <w:p w14:paraId="5AD9172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Portai a l’endrè d’Colmes,</w:t>
      </w:r>
    </w:p>
    <w:p w14:paraId="555959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L’endrè sanctifyai de tous laie corps d’saie peres</w:t>
      </w:r>
    </w:p>
    <w:p w14:paraId="5FC4CD8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l’gargiaen dleux z’os.</w:t>
      </w:r>
    </w:p>
    <w:p w14:paraId="1C0D57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Viaendroue a Scone?</w:t>
      </w:r>
    </w:p>
    <w:p w14:paraId="46E7C668" w14:textId="1F6B7F77" w:rsidR="00E324CC" w:rsidRDefault="00000000">
      <w:pPr>
        <w:rPr>
          <w:rFonts w:ascii="Times New Roman" w:hAnsi="Times New Roman"/>
          <w:color w:val="000000"/>
          <w:sz w:val="22"/>
          <w:szCs w:val="22"/>
        </w:rPr>
      </w:pPr>
      <w:r>
        <w:rPr>
          <w:rFonts w:ascii="Times New Roman" w:hAnsi="Times New Roman"/>
          <w:color w:val="000000"/>
          <w:sz w:val="22"/>
          <w:szCs w:val="22"/>
        </w:rPr>
        <w:t>Macd: Naennin, cousin, j’</w:t>
      </w:r>
      <w:r w:rsidR="008F35EA">
        <w:rPr>
          <w:rFonts w:ascii="Times New Roman" w:hAnsi="Times New Roman"/>
          <w:color w:val="000000"/>
          <w:sz w:val="22"/>
          <w:szCs w:val="22"/>
        </w:rPr>
        <w:t>i</w:t>
      </w:r>
      <w:r>
        <w:rPr>
          <w:rFonts w:ascii="Times New Roman" w:hAnsi="Times New Roman"/>
          <w:color w:val="000000"/>
          <w:sz w:val="22"/>
          <w:szCs w:val="22"/>
        </w:rPr>
        <w:t>rait a Fife.</w:t>
      </w:r>
    </w:p>
    <w:p w14:paraId="44B3547B" w14:textId="7A05BD3C"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Eh biaen, j’</w:t>
      </w:r>
      <w:r w:rsidR="008F35EA">
        <w:rPr>
          <w:rFonts w:ascii="Times New Roman" w:hAnsi="Times New Roman"/>
          <w:color w:val="000000"/>
          <w:sz w:val="22"/>
          <w:szCs w:val="22"/>
        </w:rPr>
        <w:t>i</w:t>
      </w:r>
      <w:r>
        <w:rPr>
          <w:rFonts w:ascii="Times New Roman" w:hAnsi="Times New Roman"/>
          <w:color w:val="000000"/>
          <w:sz w:val="22"/>
          <w:szCs w:val="22"/>
        </w:rPr>
        <w:t>rait la.</w:t>
      </w:r>
    </w:p>
    <w:p w14:paraId="2EBCBE3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Eh biaen, vaiyie lz’affaire biaen faites la: adi!</w:t>
      </w:r>
    </w:p>
    <w:p w14:paraId="19D9FB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Qu’nos vieilles robes prenne mues l’pyiet qu’laie neuves!</w:t>
      </w:r>
    </w:p>
    <w:p w14:paraId="5A810E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Ros: Pere, adi</w:t>
      </w:r>
    </w:p>
    <w:p w14:paraId="2428137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Hom: Qu’la benediction d’Gu alle auve vou: et auve laie siaens</w:t>
      </w:r>
    </w:p>
    <w:p w14:paraId="3080829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veule faire le biaen du ma, et dz’amis d’haienaeux!</w:t>
      </w:r>
    </w:p>
    <w:p w14:paraId="4D1FC9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579283D4" w14:textId="77777777" w:rsidR="00E324CC" w:rsidRDefault="00E324CC">
      <w:pPr>
        <w:rPr>
          <w:rFonts w:ascii="Times New Roman" w:hAnsi="Times New Roman"/>
          <w:color w:val="000000"/>
          <w:sz w:val="22"/>
          <w:szCs w:val="22"/>
        </w:rPr>
      </w:pPr>
    </w:p>
    <w:p w14:paraId="2AD84A16"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Acte 3.</w:t>
      </w:r>
    </w:p>
    <w:p w14:paraId="469F0150" w14:textId="77777777" w:rsidR="00E324CC" w:rsidRDefault="00E324CC">
      <w:pPr>
        <w:jc w:val="center"/>
        <w:rPr>
          <w:rFonts w:ascii="Times New Roman" w:hAnsi="Times New Roman"/>
          <w:color w:val="000000"/>
          <w:sz w:val="22"/>
          <w:szCs w:val="22"/>
        </w:rPr>
      </w:pPr>
    </w:p>
    <w:p w14:paraId="5D02334D"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1.</w:t>
      </w:r>
      <w:r>
        <w:rPr>
          <w:rFonts w:ascii="Times New Roman" w:hAnsi="Times New Roman"/>
          <w:color w:val="000000"/>
          <w:sz w:val="22"/>
          <w:szCs w:val="22"/>
        </w:rPr>
        <w:tab/>
        <w:t>Fores. Un endrè dans l’palais.</w:t>
      </w:r>
    </w:p>
    <w:p w14:paraId="3876F7A0" w14:textId="77777777" w:rsidR="00E324CC" w:rsidRDefault="00E324CC">
      <w:pPr>
        <w:jc w:val="center"/>
        <w:rPr>
          <w:rFonts w:ascii="Times New Roman" w:hAnsi="Times New Roman"/>
          <w:color w:val="000000"/>
          <w:sz w:val="22"/>
          <w:szCs w:val="22"/>
        </w:rPr>
      </w:pPr>
    </w:p>
    <w:p w14:paraId="4706891F"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Banquo entre.  </w:t>
      </w:r>
    </w:p>
    <w:p w14:paraId="60C7357D" w14:textId="77777777" w:rsidR="00E324CC" w:rsidRDefault="00E324CC">
      <w:pPr>
        <w:jc w:val="center"/>
        <w:rPr>
          <w:rFonts w:ascii="Times New Roman" w:hAnsi="Times New Roman"/>
          <w:color w:val="000000"/>
          <w:sz w:val="22"/>
          <w:szCs w:val="22"/>
        </w:rPr>
      </w:pPr>
    </w:p>
    <w:p w14:paraId="555BE4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Tu l’as oshteure: rouai, Cawdor, Glamis, tout,</w:t>
      </w:r>
    </w:p>
    <w:p w14:paraId="41538E9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Comme </w:t>
      </w:r>
      <w:commentRangeStart w:id="41"/>
      <w:r>
        <w:rPr>
          <w:rFonts w:ascii="Times New Roman" w:hAnsi="Times New Roman"/>
          <w:color w:val="000000"/>
          <w:sz w:val="22"/>
          <w:szCs w:val="22"/>
        </w:rPr>
        <w:t>la femme</w:t>
      </w:r>
      <w:commentRangeEnd w:id="41"/>
      <w:r w:rsidR="008F35EA">
        <w:rPr>
          <w:rStyle w:val="CommentReference"/>
          <w:rFonts w:cs="Mangal"/>
        </w:rPr>
        <w:commentReference w:id="41"/>
      </w:r>
      <w:r>
        <w:rPr>
          <w:rFonts w:ascii="Times New Roman" w:hAnsi="Times New Roman"/>
          <w:color w:val="000000"/>
          <w:sz w:val="22"/>
          <w:szCs w:val="22"/>
        </w:rPr>
        <w:t xml:space="preserve"> sorchière avait promis: mais, j’craiens,</w:t>
      </w:r>
    </w:p>
    <w:p w14:paraId="3D92C89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Qu’tu naie jouai laiement pour i fut acouare dit</w:t>
      </w:r>
    </w:p>
    <w:p w14:paraId="432550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Qu’ta posteritai n’le garderait pouin, </w:t>
      </w:r>
    </w:p>
    <w:p w14:paraId="09A0225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que je s’raie la rachine et l’pere</w:t>
      </w:r>
    </w:p>
    <w:p w14:paraId="5F5170A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D’une route de rouais. Si viaen dla veritai d’aeux,</w:t>
      </w:r>
    </w:p>
    <w:p w14:paraId="525C11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su te, Macbeth, leux herangues brille,</w:t>
      </w:r>
    </w:p>
    <w:p w14:paraId="31197E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Quement, par laie veritais faites bouannes su tè,</w:t>
      </w:r>
    </w:p>
    <w:p w14:paraId="3A0B44AB" w14:textId="4939B22A" w:rsidR="00E324CC" w:rsidRDefault="00000000">
      <w:pPr>
        <w:rPr>
          <w:rFonts w:ascii="Times New Roman" w:hAnsi="Times New Roman"/>
          <w:color w:val="000000"/>
          <w:sz w:val="22"/>
          <w:szCs w:val="22"/>
        </w:rPr>
      </w:pPr>
      <w:r>
        <w:rPr>
          <w:rFonts w:ascii="Times New Roman" w:hAnsi="Times New Roman"/>
          <w:color w:val="000000"/>
          <w:sz w:val="22"/>
          <w:szCs w:val="22"/>
        </w:rPr>
        <w:tab/>
        <w:t>Qui n’pourr</w:t>
      </w:r>
      <w:r w:rsidR="008F35EA">
        <w:rPr>
          <w:rFonts w:ascii="Times New Roman" w:hAnsi="Times New Roman"/>
          <w:color w:val="000000"/>
          <w:sz w:val="22"/>
          <w:szCs w:val="22"/>
        </w:rPr>
        <w:t>aie</w:t>
      </w:r>
      <w:r>
        <w:rPr>
          <w:rFonts w:ascii="Times New Roman" w:hAnsi="Times New Roman"/>
          <w:color w:val="000000"/>
          <w:sz w:val="22"/>
          <w:szCs w:val="22"/>
        </w:rPr>
        <w:t xml:space="preserve"> pouin eaet mez oraclles ossi biaen,</w:t>
      </w:r>
    </w:p>
    <w:p w14:paraId="5D561B4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m’faire esperai? Mais, taizoue! pouin d’autre.</w:t>
      </w:r>
    </w:p>
    <w:p w14:paraId="4B62483E" w14:textId="77777777" w:rsidR="00E324CC" w:rsidRDefault="00000000">
      <w:pPr>
        <w:rPr>
          <w:rFonts w:hint="eastAsia"/>
        </w:rPr>
      </w:pPr>
      <w:r>
        <w:rPr>
          <w:rFonts w:ascii="Times New Roman" w:hAnsi="Times New Roman"/>
          <w:color w:val="000000"/>
          <w:sz w:val="22"/>
          <w:szCs w:val="22"/>
        </w:rPr>
        <w:tab/>
      </w:r>
    </w:p>
    <w:p w14:paraId="147A4240" w14:textId="77777777" w:rsidR="00E324CC" w:rsidRDefault="00000000">
      <w:pPr>
        <w:rPr>
          <w:rFonts w:hint="eastAsia"/>
        </w:rPr>
      </w:pPr>
      <w:r>
        <w:rPr>
          <w:rFonts w:ascii="Times New Roman" w:hAnsi="Times New Roman"/>
          <w:i/>
          <w:iCs/>
          <w:color w:val="000000"/>
          <w:sz w:val="22"/>
          <w:szCs w:val="22"/>
        </w:rPr>
        <w:t>Trompette sonne</w:t>
      </w:r>
      <w:r>
        <w:rPr>
          <w:rFonts w:ascii="Times New Roman" w:hAnsi="Times New Roman"/>
          <w:color w:val="000000"/>
          <w:sz w:val="22"/>
          <w:szCs w:val="22"/>
        </w:rPr>
        <w:t xml:space="preserve">. </w:t>
      </w:r>
      <w:r>
        <w:rPr>
          <w:rFonts w:ascii="Times New Roman" w:hAnsi="Times New Roman"/>
          <w:color w:val="000000"/>
          <w:sz w:val="22"/>
          <w:szCs w:val="22"/>
        </w:rPr>
        <w:tab/>
        <w:t>Entre Macbeth, comme rouai, Dame Macbeth, comme raiene; Lenox, Rosse, Seigneurs, Dames et autres.</w:t>
      </w:r>
    </w:p>
    <w:p w14:paraId="314C4EEB" w14:textId="77777777" w:rsidR="00E324CC" w:rsidRDefault="00E324CC">
      <w:pPr>
        <w:jc w:val="center"/>
        <w:rPr>
          <w:rFonts w:ascii="Times New Roman" w:hAnsi="Times New Roman"/>
          <w:color w:val="000000"/>
          <w:sz w:val="22"/>
          <w:szCs w:val="22"/>
        </w:rPr>
      </w:pPr>
    </w:p>
    <w:p w14:paraId="577C53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Ichin not chef viziteux.</w:t>
      </w:r>
    </w:p>
    <w:p w14:paraId="57A216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t>S’il avait etai rombiyai</w:t>
      </w:r>
    </w:p>
    <w:p w14:paraId="00347E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Sh’erait etai un ecayiè dans not grande fete,</w:t>
      </w:r>
    </w:p>
    <w:p w14:paraId="78F1AAB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riaen n’erait etai a sa pièche.</w:t>
      </w:r>
    </w:p>
    <w:p w14:paraId="6A2FB87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Chti gniet j’gardon un grand soupai, mousieu,</w:t>
      </w:r>
    </w:p>
    <w:p w14:paraId="43C501C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je suppyierait</w:t>
      </w:r>
      <w:r>
        <w:rPr>
          <w:rFonts w:ascii="Times New Roman" w:hAnsi="Times New Roman"/>
          <w:sz w:val="22"/>
          <w:szCs w:val="22"/>
        </w:rPr>
        <w:t xml:space="preserve"> </w:t>
      </w:r>
      <w:r>
        <w:rPr>
          <w:rFonts w:ascii="Times New Roman" w:hAnsi="Times New Roman"/>
          <w:color w:val="000000"/>
          <w:sz w:val="22"/>
          <w:szCs w:val="22"/>
        </w:rPr>
        <w:t>vot mine a eaet la.</w:t>
      </w:r>
    </w:p>
    <w:p w14:paraId="77E2FB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Qu’vot majestai </w:t>
      </w:r>
    </w:p>
    <w:p w14:paraId="59D26C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C’mande su mé a qui men devoir</w:t>
      </w:r>
    </w:p>
    <w:p w14:paraId="78A91B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amarrai auve un naeud si fort</w:t>
      </w:r>
    </w:p>
    <w:p w14:paraId="0A83B8A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n’peut eaet </w:t>
      </w:r>
      <w:r>
        <w:rPr>
          <w:rFonts w:ascii="Times New Roman" w:hAnsi="Times New Roman"/>
          <w:sz w:val="22"/>
          <w:szCs w:val="22"/>
        </w:rPr>
        <w:t>dèmarrai.</w:t>
      </w:r>
    </w:p>
    <w:p w14:paraId="7A50BB75" w14:textId="4574C967" w:rsidR="00E324CC" w:rsidRDefault="00000000">
      <w:pPr>
        <w:rPr>
          <w:rFonts w:ascii="Times New Roman" w:hAnsi="Times New Roman"/>
          <w:color w:val="000000"/>
          <w:sz w:val="22"/>
          <w:szCs w:val="22"/>
        </w:rPr>
      </w:pPr>
      <w:r>
        <w:rPr>
          <w:rFonts w:ascii="Times New Roman" w:hAnsi="Times New Roman"/>
          <w:color w:val="000000"/>
          <w:sz w:val="22"/>
          <w:szCs w:val="22"/>
        </w:rPr>
        <w:t>Macb: Ch’vauechoue cht’ h</w:t>
      </w:r>
      <w:r w:rsidR="00FB1A27">
        <w:rPr>
          <w:rFonts w:ascii="Times New Roman" w:hAnsi="Times New Roman"/>
          <w:color w:val="000000"/>
          <w:sz w:val="22"/>
          <w:szCs w:val="22"/>
        </w:rPr>
        <w:t>o</w:t>
      </w:r>
      <w:r>
        <w:rPr>
          <w:rFonts w:ascii="Times New Roman" w:hAnsi="Times New Roman"/>
          <w:color w:val="000000"/>
          <w:sz w:val="22"/>
          <w:szCs w:val="22"/>
        </w:rPr>
        <w:t>rlaivaias!</w:t>
      </w:r>
    </w:p>
    <w:p w14:paraId="063465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Oui, men bouan Seigneur.</w:t>
      </w:r>
    </w:p>
    <w:p w14:paraId="2337EB3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J’eraemes autermaen d’zirai vot bouan conseil.</w:t>
      </w:r>
    </w:p>
    <w:p w14:paraId="3347E2A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Qu’erait acouare etai et sage et ardi bouan,</w:t>
      </w:r>
    </w:p>
    <w:p w14:paraId="67CE8DDC" w14:textId="5F302CD0" w:rsidR="00E324CC" w:rsidRDefault="00000000">
      <w:pPr>
        <w:rPr>
          <w:rFonts w:ascii="Times New Roman" w:hAnsi="Times New Roman"/>
          <w:color w:val="000000"/>
          <w:sz w:val="22"/>
          <w:szCs w:val="22"/>
        </w:rPr>
      </w:pPr>
      <w:r>
        <w:rPr>
          <w:rFonts w:ascii="Times New Roman" w:hAnsi="Times New Roman"/>
          <w:color w:val="000000"/>
          <w:sz w:val="22"/>
          <w:szCs w:val="22"/>
        </w:rPr>
        <w:tab/>
        <w:t>Dans l’conseil d’agniet; mais jl’eron d’m</w:t>
      </w:r>
      <w:r w:rsidR="00762F9D">
        <w:rPr>
          <w:rFonts w:ascii="Times New Roman" w:hAnsi="Times New Roman"/>
          <w:color w:val="000000"/>
          <w:sz w:val="22"/>
          <w:szCs w:val="22"/>
        </w:rPr>
        <w:t>aie</w:t>
      </w:r>
      <w:r>
        <w:rPr>
          <w:rFonts w:ascii="Times New Roman" w:hAnsi="Times New Roman"/>
          <w:color w:val="000000"/>
          <w:sz w:val="22"/>
          <w:szCs w:val="22"/>
        </w:rPr>
        <w:t>n.</w:t>
      </w:r>
    </w:p>
    <w:p w14:paraId="7A251A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Aieske de yiaen kou z’allai?</w:t>
      </w:r>
    </w:p>
    <w:p w14:paraId="7C73717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Ossi yiaen, men Siegneur, comme shu qu’empyira l’temps</w:t>
      </w:r>
    </w:p>
    <w:p w14:paraId="73D56A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Entre oshteure et l’soupai; men ch’va n’allant pouin vite.</w:t>
      </w:r>
    </w:p>
    <w:p w14:paraId="5D5823B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faut que s’saie un emprunteux dla gniet</w:t>
      </w:r>
    </w:p>
    <w:p w14:paraId="195FAA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une nere heure ou daeux.</w:t>
      </w:r>
    </w:p>
    <w:p w14:paraId="062A58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N’manquie pouin not fricôt.</w:t>
      </w:r>
    </w:p>
    <w:p w14:paraId="21A2F7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Ban: Men Seigneur, j’en le f’rait pouin. </w:t>
      </w:r>
    </w:p>
    <w:p w14:paraId="03EBD3D0" w14:textId="01C92FBD" w:rsidR="00E324CC" w:rsidRDefault="00000000">
      <w:pPr>
        <w:rPr>
          <w:rFonts w:ascii="Times New Roman" w:hAnsi="Times New Roman"/>
          <w:color w:val="000000"/>
          <w:sz w:val="22"/>
          <w:szCs w:val="22"/>
        </w:rPr>
      </w:pPr>
      <w:r>
        <w:rPr>
          <w:rFonts w:ascii="Times New Roman" w:hAnsi="Times New Roman"/>
          <w:color w:val="000000"/>
          <w:sz w:val="22"/>
          <w:szCs w:val="22"/>
        </w:rPr>
        <w:t>Macb: J’oyon qu’nos meurtriers d’cousins</w:t>
      </w:r>
      <w:r w:rsidR="00762F9D">
        <w:rPr>
          <w:rFonts w:ascii="Times New Roman" w:hAnsi="Times New Roman"/>
          <w:color w:val="000000"/>
          <w:sz w:val="22"/>
          <w:szCs w:val="22"/>
        </w:rPr>
        <w:t xml:space="preserve"> </w:t>
      </w:r>
      <w:r>
        <w:rPr>
          <w:rFonts w:ascii="Times New Roman" w:hAnsi="Times New Roman"/>
          <w:color w:val="000000"/>
          <w:sz w:val="22"/>
          <w:szCs w:val="22"/>
        </w:rPr>
        <w:t>sont partis</w:t>
      </w:r>
    </w:p>
    <w:p w14:paraId="0929873E" w14:textId="5633FFAD" w:rsidR="00E324CC" w:rsidRDefault="00000000">
      <w:pPr>
        <w:rPr>
          <w:rFonts w:ascii="Times New Roman" w:hAnsi="Times New Roman"/>
          <w:color w:val="000000"/>
          <w:sz w:val="22"/>
          <w:szCs w:val="22"/>
        </w:rPr>
      </w:pPr>
      <w:r>
        <w:rPr>
          <w:rFonts w:ascii="Times New Roman" w:hAnsi="Times New Roman"/>
          <w:color w:val="000000"/>
          <w:sz w:val="22"/>
          <w:szCs w:val="22"/>
        </w:rPr>
        <w:tab/>
        <w:t>En Angyiterre et e</w:t>
      </w:r>
      <w:r w:rsidR="00762F9D">
        <w:rPr>
          <w:rFonts w:ascii="Times New Roman" w:hAnsi="Times New Roman"/>
          <w:color w:val="000000"/>
          <w:sz w:val="22"/>
          <w:szCs w:val="22"/>
        </w:rPr>
        <w:t>n</w:t>
      </w:r>
      <w:r>
        <w:rPr>
          <w:rFonts w:ascii="Times New Roman" w:hAnsi="Times New Roman"/>
          <w:color w:val="000000"/>
          <w:sz w:val="22"/>
          <w:szCs w:val="22"/>
        </w:rPr>
        <w:t xml:space="preserve"> Irlande, sans avouai </w:t>
      </w:r>
    </w:p>
    <w:p w14:paraId="1935FD3D" w14:textId="23E48111" w:rsidR="00E324CC" w:rsidRDefault="00000000">
      <w:pPr>
        <w:rPr>
          <w:rFonts w:ascii="Times New Roman" w:hAnsi="Times New Roman"/>
          <w:color w:val="000000"/>
          <w:sz w:val="22"/>
          <w:szCs w:val="22"/>
        </w:rPr>
      </w:pPr>
      <w:r>
        <w:rPr>
          <w:rFonts w:ascii="Times New Roman" w:hAnsi="Times New Roman"/>
          <w:color w:val="000000"/>
          <w:sz w:val="22"/>
          <w:szCs w:val="22"/>
        </w:rPr>
        <w:tab/>
        <w:t>Leux cruel meurtre de pere, empyan</w:t>
      </w:r>
      <w:r w:rsidR="005F2C94">
        <w:rPr>
          <w:rFonts w:ascii="Times New Roman" w:hAnsi="Times New Roman"/>
          <w:color w:val="000000"/>
          <w:sz w:val="22"/>
          <w:szCs w:val="22"/>
        </w:rPr>
        <w:t>t</w:t>
      </w:r>
      <w:r>
        <w:rPr>
          <w:rFonts w:ascii="Times New Roman" w:hAnsi="Times New Roman"/>
          <w:color w:val="000000"/>
          <w:sz w:val="22"/>
          <w:szCs w:val="22"/>
        </w:rPr>
        <w:t xml:space="preserve"> laie siaens qui lz’os</w:t>
      </w:r>
    </w:p>
    <w:p w14:paraId="4740CA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de droles d’idées; mais d’chunna d’maien,</w:t>
      </w:r>
    </w:p>
    <w:p w14:paraId="1BB7AD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auve le temps j’eron l’temps a y mettre</w:t>
      </w:r>
    </w:p>
    <w:p w14:paraId="707638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Nou zaen pahlera. Allouezen a ch’va; adi,</w:t>
      </w:r>
    </w:p>
    <w:p w14:paraId="026C92C5" w14:textId="10382E43" w:rsidR="00E324CC" w:rsidRDefault="00000000">
      <w:pPr>
        <w:rPr>
          <w:rFonts w:ascii="Times New Roman" w:hAnsi="Times New Roman"/>
          <w:color w:val="000000"/>
          <w:sz w:val="22"/>
          <w:szCs w:val="22"/>
        </w:rPr>
      </w:pPr>
      <w:r>
        <w:rPr>
          <w:rFonts w:ascii="Times New Roman" w:hAnsi="Times New Roman"/>
          <w:color w:val="000000"/>
          <w:sz w:val="22"/>
          <w:szCs w:val="22"/>
        </w:rPr>
        <w:tab/>
        <w:t>Entch</w:t>
      </w:r>
      <w:r w:rsidR="005F2C94">
        <w:rPr>
          <w:rFonts w:ascii="Times New Roman" w:hAnsi="Times New Roman"/>
          <w:color w:val="000000"/>
          <w:sz w:val="22"/>
          <w:szCs w:val="22"/>
        </w:rPr>
        <w:t>è</w:t>
      </w:r>
      <w:r>
        <w:rPr>
          <w:rFonts w:ascii="Times New Roman" w:hAnsi="Times New Roman"/>
          <w:color w:val="000000"/>
          <w:sz w:val="22"/>
          <w:szCs w:val="22"/>
        </w:rPr>
        <w:t xml:space="preserve"> kou ne r’venai chti gniet. Fleance va ti auve vou?</w:t>
      </w:r>
    </w:p>
    <w:p w14:paraId="1A4741D9" w14:textId="5D468B4D" w:rsidR="00E324CC" w:rsidRDefault="00000000">
      <w:pPr>
        <w:rPr>
          <w:rFonts w:ascii="Times New Roman" w:hAnsi="Times New Roman"/>
          <w:color w:val="000000"/>
          <w:sz w:val="22"/>
          <w:szCs w:val="22"/>
        </w:rPr>
      </w:pPr>
      <w:r>
        <w:rPr>
          <w:rFonts w:ascii="Times New Roman" w:hAnsi="Times New Roman"/>
          <w:color w:val="000000"/>
          <w:sz w:val="22"/>
          <w:szCs w:val="22"/>
        </w:rPr>
        <w:t>Ban: Oui, men bouan Seigneur: not temps cr</w:t>
      </w:r>
      <w:r w:rsidR="005F2C94">
        <w:rPr>
          <w:rFonts w:ascii="Times New Roman" w:hAnsi="Times New Roman"/>
          <w:color w:val="000000"/>
          <w:sz w:val="22"/>
          <w:szCs w:val="22"/>
        </w:rPr>
        <w:t>i</w:t>
      </w:r>
      <w:r>
        <w:rPr>
          <w:rFonts w:ascii="Times New Roman" w:hAnsi="Times New Roman"/>
          <w:color w:val="000000"/>
          <w:sz w:val="22"/>
          <w:szCs w:val="22"/>
        </w:rPr>
        <w:t xml:space="preserve"> su no</w:t>
      </w:r>
      <w:r w:rsidR="00FA689B">
        <w:rPr>
          <w:rFonts w:ascii="Times New Roman" w:hAnsi="Times New Roman"/>
          <w:color w:val="000000"/>
          <w:sz w:val="22"/>
          <w:szCs w:val="22"/>
        </w:rPr>
        <w:t>n</w:t>
      </w:r>
      <w:r>
        <w:rPr>
          <w:rFonts w:ascii="Times New Roman" w:hAnsi="Times New Roman"/>
          <w:color w:val="000000"/>
          <w:sz w:val="22"/>
          <w:szCs w:val="22"/>
        </w:rPr>
        <w:t>.</w:t>
      </w:r>
    </w:p>
    <w:p w14:paraId="3AB5D0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Je d’zire vos ch’vaues vifs et seurs de pi:</w:t>
      </w:r>
    </w:p>
    <w:p w14:paraId="6C15C8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donc j’vou r’c’mande a leux dos.</w:t>
      </w:r>
    </w:p>
    <w:p w14:paraId="1AB097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Adi.</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[Banquo sort]</w:t>
      </w:r>
    </w:p>
    <w:p w14:paraId="03BEFE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tout homme seit maitre de sen temps</w:t>
      </w:r>
    </w:p>
    <w:p w14:paraId="512DF9CE" w14:textId="17B097C1" w:rsidR="00E324CC" w:rsidRDefault="00000000">
      <w:pPr>
        <w:rPr>
          <w:rFonts w:ascii="Times New Roman" w:hAnsi="Times New Roman"/>
          <w:color w:val="000000"/>
          <w:sz w:val="22"/>
          <w:szCs w:val="22"/>
        </w:rPr>
      </w:pPr>
      <w:r>
        <w:rPr>
          <w:rFonts w:ascii="Times New Roman" w:hAnsi="Times New Roman"/>
          <w:color w:val="000000"/>
          <w:sz w:val="22"/>
          <w:szCs w:val="22"/>
        </w:rPr>
        <w:tab/>
        <w:t>Entch</w:t>
      </w:r>
      <w:r w:rsidR="00BC359B">
        <w:rPr>
          <w:rFonts w:ascii="Times New Roman" w:hAnsi="Times New Roman"/>
          <w:color w:val="000000"/>
          <w:sz w:val="22"/>
          <w:szCs w:val="22"/>
        </w:rPr>
        <w:t>è</w:t>
      </w:r>
      <w:r>
        <w:rPr>
          <w:rFonts w:ascii="Times New Roman" w:hAnsi="Times New Roman"/>
          <w:color w:val="000000"/>
          <w:sz w:val="22"/>
          <w:szCs w:val="22"/>
        </w:rPr>
        <w:t xml:space="preserve"> set a saie s</w:t>
      </w:r>
      <w:r w:rsidR="00BC359B">
        <w:rPr>
          <w:rFonts w:ascii="Times New Roman" w:hAnsi="Times New Roman"/>
          <w:color w:val="000000"/>
          <w:sz w:val="22"/>
          <w:szCs w:val="22"/>
        </w:rPr>
        <w:t>è</w:t>
      </w:r>
      <w:r>
        <w:rPr>
          <w:rFonts w:ascii="Times New Roman" w:hAnsi="Times New Roman"/>
          <w:color w:val="000000"/>
          <w:sz w:val="22"/>
          <w:szCs w:val="22"/>
        </w:rPr>
        <w:t xml:space="preserve"> pour faire la compagnie</w:t>
      </w:r>
    </w:p>
    <w:p w14:paraId="6BD532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Biaen pu biaen v’nue, et nou j’resteron </w:t>
      </w:r>
    </w:p>
    <w:p w14:paraId="6CECD004" w14:textId="4B6AA898" w:rsidR="00E324CC" w:rsidRDefault="00000000">
      <w:pPr>
        <w:rPr>
          <w:rFonts w:ascii="Times New Roman" w:hAnsi="Times New Roman"/>
          <w:color w:val="000000"/>
          <w:sz w:val="22"/>
          <w:szCs w:val="22"/>
        </w:rPr>
      </w:pPr>
      <w:r>
        <w:rPr>
          <w:rFonts w:ascii="Times New Roman" w:hAnsi="Times New Roman"/>
          <w:color w:val="000000"/>
          <w:sz w:val="22"/>
          <w:szCs w:val="22"/>
        </w:rPr>
        <w:tab/>
        <w:t>Entch</w:t>
      </w:r>
      <w:r w:rsidR="00BC359B">
        <w:rPr>
          <w:rFonts w:ascii="Times New Roman" w:hAnsi="Times New Roman"/>
          <w:color w:val="000000"/>
          <w:sz w:val="22"/>
          <w:szCs w:val="22"/>
        </w:rPr>
        <w:t>è</w:t>
      </w:r>
      <w:r>
        <w:rPr>
          <w:rFonts w:ascii="Times New Roman" w:hAnsi="Times New Roman"/>
          <w:color w:val="000000"/>
          <w:sz w:val="22"/>
          <w:szCs w:val="22"/>
        </w:rPr>
        <w:t xml:space="preserve"> l’heure de soupai seul; entch</w:t>
      </w:r>
      <w:r w:rsidR="00BC359B">
        <w:rPr>
          <w:rFonts w:ascii="Times New Roman" w:hAnsi="Times New Roman"/>
          <w:color w:val="000000"/>
          <w:sz w:val="22"/>
          <w:szCs w:val="22"/>
        </w:rPr>
        <w:t>è</w:t>
      </w:r>
      <w:r>
        <w:rPr>
          <w:rFonts w:ascii="Times New Roman" w:hAnsi="Times New Roman"/>
          <w:color w:val="000000"/>
          <w:sz w:val="22"/>
          <w:szCs w:val="22"/>
        </w:rPr>
        <w:t>, que Gu seit auve vou!</w:t>
      </w:r>
    </w:p>
    <w:p w14:paraId="53F520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[Dame Macbeth, Seigneurs, Dames &amp;c sorte]</w:t>
      </w:r>
    </w:p>
    <w:p w14:paraId="7DE773D0" w14:textId="55D2A0F7" w:rsidR="00E324CC" w:rsidRDefault="00000000">
      <w:pPr>
        <w:rPr>
          <w:rFonts w:ascii="Times New Roman" w:hAnsi="Times New Roman"/>
          <w:color w:val="000000"/>
          <w:sz w:val="22"/>
          <w:szCs w:val="22"/>
        </w:rPr>
      </w:pPr>
      <w:r>
        <w:rPr>
          <w:rFonts w:ascii="Times New Roman" w:hAnsi="Times New Roman"/>
          <w:color w:val="000000"/>
          <w:sz w:val="22"/>
          <w:szCs w:val="22"/>
        </w:rPr>
        <w:tab/>
        <w:t>Mousieu, une parole chez hommes la arraiete ti pour no</w:t>
      </w:r>
      <w:r w:rsidR="00371184">
        <w:rPr>
          <w:rFonts w:ascii="Times New Roman" w:hAnsi="Times New Roman"/>
          <w:color w:val="000000"/>
          <w:sz w:val="22"/>
          <w:szCs w:val="22"/>
        </w:rPr>
        <w:t>n</w:t>
      </w:r>
      <w:r>
        <w:rPr>
          <w:rFonts w:ascii="Times New Roman" w:hAnsi="Times New Roman"/>
          <w:color w:val="000000"/>
          <w:sz w:val="22"/>
          <w:szCs w:val="22"/>
        </w:rPr>
        <w:t>?</w:t>
      </w:r>
      <w:r>
        <w:rPr>
          <w:rFonts w:ascii="Times New Roman" w:hAnsi="Times New Roman"/>
          <w:color w:val="000000"/>
          <w:sz w:val="22"/>
          <w:szCs w:val="22"/>
        </w:rPr>
        <w:tab/>
      </w:r>
      <w:r>
        <w:rPr>
          <w:rFonts w:ascii="Times New Roman" w:hAnsi="Times New Roman"/>
          <w:color w:val="000000"/>
          <w:sz w:val="22"/>
          <w:szCs w:val="22"/>
        </w:rPr>
        <w:tab/>
      </w:r>
    </w:p>
    <w:p w14:paraId="3352DF3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Val: Oui. Men Seigneur, en t’hors dla porte du palais.</w:t>
      </w:r>
    </w:p>
    <w:p w14:paraId="0D49DCC8" w14:textId="0C760417" w:rsidR="00E324CC" w:rsidRDefault="00000000">
      <w:pPr>
        <w:rPr>
          <w:rFonts w:hint="eastAsia"/>
        </w:rPr>
      </w:pPr>
      <w:r>
        <w:rPr>
          <w:rFonts w:ascii="Times New Roman" w:hAnsi="Times New Roman"/>
          <w:color w:val="000000"/>
          <w:sz w:val="22"/>
          <w:szCs w:val="22"/>
        </w:rPr>
        <w:t>Macb: Amaene laie endrè no</w:t>
      </w:r>
      <w:r w:rsidR="00BC359B">
        <w:rPr>
          <w:rFonts w:ascii="Times New Roman" w:hAnsi="Times New Roman"/>
          <w:color w:val="000000"/>
          <w:sz w:val="22"/>
          <w:szCs w:val="22"/>
        </w:rPr>
        <w:t>n</w:t>
      </w:r>
      <w:r>
        <w:rPr>
          <w:rFonts w:ascii="Times New Roman" w:hAnsi="Times New Roman"/>
          <w:color w:val="000000"/>
          <w:sz w:val="22"/>
          <w:szCs w:val="22"/>
        </w:rPr>
        <w:t>.</w:t>
      </w:r>
      <w:r>
        <w:rPr>
          <w:rFonts w:ascii="Times New Roman" w:hAnsi="Times New Roman"/>
          <w:color w:val="000000"/>
          <w:sz w:val="22"/>
          <w:szCs w:val="22"/>
        </w:rPr>
        <w:tab/>
      </w:r>
      <w:r>
        <w:rPr>
          <w:rFonts w:ascii="Times New Roman" w:hAnsi="Times New Roman"/>
          <w:color w:val="000000"/>
          <w:sz w:val="22"/>
          <w:szCs w:val="22"/>
        </w:rPr>
        <w:tab/>
        <w:t>[Val sort]</w:t>
      </w:r>
    </w:p>
    <w:p w14:paraId="65A7A70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D’eaet comme chunna naie riaen,</w:t>
      </w:r>
    </w:p>
    <w:p w14:paraId="6BC028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d’eaet en seuretai d’meme. Not craiente dans Banquo</w:t>
      </w:r>
    </w:p>
    <w:p w14:paraId="45D669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profonde, et dans la royautai d’sa nature</w:t>
      </w:r>
    </w:p>
    <w:p w14:paraId="4DA61C9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Ya shu qu’ya a craiendre: il oze en faire ardi,</w:t>
      </w:r>
    </w:p>
    <w:p w14:paraId="78A49AE2" w14:textId="2687B076"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auve cht </w:t>
      </w:r>
      <w:commentRangeStart w:id="42"/>
      <w:commentRangeStart w:id="43"/>
      <w:r>
        <w:rPr>
          <w:rFonts w:ascii="Times New Roman" w:hAnsi="Times New Roman"/>
          <w:color w:val="000000"/>
          <w:sz w:val="22"/>
          <w:szCs w:val="22"/>
        </w:rPr>
        <w:t>oy</w:t>
      </w:r>
      <w:r w:rsidR="0097067F">
        <w:rPr>
          <w:rFonts w:ascii="Times New Roman" w:hAnsi="Times New Roman"/>
          <w:color w:val="000000"/>
          <w:sz w:val="22"/>
          <w:szCs w:val="22"/>
        </w:rPr>
        <w:t>i</w:t>
      </w:r>
      <w:r>
        <w:rPr>
          <w:rFonts w:ascii="Times New Roman" w:hAnsi="Times New Roman"/>
          <w:color w:val="000000"/>
          <w:sz w:val="22"/>
          <w:szCs w:val="22"/>
        </w:rPr>
        <w:t>t</w:t>
      </w:r>
      <w:commentRangeEnd w:id="42"/>
      <w:r w:rsidR="0097067F">
        <w:rPr>
          <w:rStyle w:val="CommentReference"/>
          <w:rFonts w:cs="Mangal"/>
        </w:rPr>
        <w:commentReference w:id="42"/>
      </w:r>
      <w:commentRangeEnd w:id="43"/>
      <w:r w:rsidR="0097067F">
        <w:rPr>
          <w:rStyle w:val="CommentReference"/>
          <w:rFonts w:cs="Mangal"/>
        </w:rPr>
        <w:commentReference w:id="43"/>
      </w:r>
      <w:r>
        <w:rPr>
          <w:rFonts w:ascii="Times New Roman" w:hAnsi="Times New Roman"/>
          <w:color w:val="000000"/>
          <w:sz w:val="22"/>
          <w:szCs w:val="22"/>
        </w:rPr>
        <w:t xml:space="preserve"> la couaraghaeux de sn’espirit,</w:t>
      </w:r>
    </w:p>
    <w:p w14:paraId="5DD6C6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Il a une sagesse qui mene sen couarage</w:t>
      </w:r>
    </w:p>
    <w:p w14:paraId="1397E26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travayiè en seuretai. N’ya qu’ li</w:t>
      </w:r>
    </w:p>
    <w:p w14:paraId="44D471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j’peux dire que j’craiens; et sous li</w:t>
      </w:r>
    </w:p>
    <w:p w14:paraId="251D2D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Mn’espirit aie abafouai, comme il aie dit que l’siaen</w:t>
      </w:r>
    </w:p>
    <w:p w14:paraId="6B6610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D’Marc Antoine etait par Cesar. I r’prins laie soeurs </w:t>
      </w:r>
    </w:p>
    <w:p w14:paraId="4583FE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i mire en prumiè l’nom de rouai su mé,</w:t>
      </w:r>
    </w:p>
    <w:p w14:paraId="73C26F61" w14:textId="3E896AFF" w:rsidR="00E324CC" w:rsidRDefault="00000000">
      <w:pPr>
        <w:rPr>
          <w:rFonts w:ascii="Times New Roman" w:hAnsi="Times New Roman"/>
          <w:color w:val="000000"/>
          <w:sz w:val="22"/>
          <w:szCs w:val="22"/>
        </w:rPr>
      </w:pPr>
      <w:r>
        <w:rPr>
          <w:rFonts w:ascii="Times New Roman" w:hAnsi="Times New Roman"/>
          <w:color w:val="000000"/>
          <w:sz w:val="22"/>
          <w:szCs w:val="22"/>
        </w:rPr>
        <w:tab/>
        <w:t>Et leux die dlie pahlai; et pie, comme daie propht</w:t>
      </w:r>
      <w:r w:rsidR="00D47CDF">
        <w:rPr>
          <w:rFonts w:ascii="Times New Roman" w:hAnsi="Times New Roman"/>
          <w:color w:val="000000"/>
          <w:sz w:val="22"/>
          <w:szCs w:val="22"/>
        </w:rPr>
        <w:t>e</w:t>
      </w:r>
      <w:r>
        <w:rPr>
          <w:rFonts w:ascii="Times New Roman" w:hAnsi="Times New Roman"/>
          <w:color w:val="000000"/>
          <w:sz w:val="22"/>
          <w:szCs w:val="22"/>
        </w:rPr>
        <w:t>es,</w:t>
      </w:r>
    </w:p>
    <w:p w14:paraId="0537D986" w14:textId="77777777" w:rsidR="00E324CC" w:rsidRDefault="00000000">
      <w:pPr>
        <w:rPr>
          <w:rFonts w:hint="eastAsia"/>
        </w:rPr>
      </w:pPr>
      <w:r>
        <w:rPr>
          <w:rFonts w:ascii="Times New Roman" w:hAnsi="Times New Roman"/>
          <w:color w:val="000000"/>
          <w:sz w:val="22"/>
          <w:szCs w:val="22"/>
        </w:rPr>
        <w:tab/>
        <w:t xml:space="preserve">I l’salure pere d’une bande de rouais </w:t>
      </w:r>
    </w:p>
    <w:p w14:paraId="4AA091C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ma tete i mire une couronne sans frit,</w:t>
      </w:r>
    </w:p>
    <w:p w14:paraId="0D04EC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un baton royal seque a ma pouagnie,</w:t>
      </w:r>
    </w:p>
    <w:p w14:paraId="10FF99E7" w14:textId="38DA8118"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eaet </w:t>
      </w:r>
      <w:r w:rsidR="00D47CDF">
        <w:rPr>
          <w:rFonts w:ascii="Times New Roman" w:hAnsi="Times New Roman"/>
          <w:color w:val="000000"/>
          <w:sz w:val="22"/>
          <w:szCs w:val="22"/>
        </w:rPr>
        <w:t>ér</w:t>
      </w:r>
      <w:r>
        <w:rPr>
          <w:rFonts w:ascii="Times New Roman" w:hAnsi="Times New Roman"/>
          <w:color w:val="000000"/>
          <w:sz w:val="22"/>
          <w:szCs w:val="22"/>
        </w:rPr>
        <w:t>achi de dla par une maien etranghière,</w:t>
      </w:r>
    </w:p>
    <w:p w14:paraId="38BFEE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pouin d’un fi a mè. Si sh’aie d’meme,</w:t>
      </w:r>
    </w:p>
    <w:p w14:paraId="362FD445" w14:textId="319741FF" w:rsidR="00E324CC" w:rsidRDefault="00000000">
      <w:pPr>
        <w:rPr>
          <w:rFonts w:ascii="Times New Roman" w:hAnsi="Times New Roman"/>
          <w:color w:val="000000"/>
          <w:sz w:val="22"/>
          <w:szCs w:val="22"/>
        </w:rPr>
      </w:pPr>
      <w:r>
        <w:rPr>
          <w:rFonts w:ascii="Times New Roman" w:hAnsi="Times New Roman"/>
          <w:color w:val="000000"/>
          <w:sz w:val="22"/>
          <w:szCs w:val="22"/>
        </w:rPr>
        <w:tab/>
        <w:t>Pour le produit d’Banquo j</w:t>
      </w:r>
      <w:commentRangeStart w:id="44"/>
      <w:r>
        <w:rPr>
          <w:rFonts w:ascii="Times New Roman" w:hAnsi="Times New Roman"/>
          <w:color w:val="000000"/>
          <w:sz w:val="22"/>
          <w:szCs w:val="22"/>
        </w:rPr>
        <w:t>’enverr</w:t>
      </w:r>
      <w:r w:rsidR="00D47CDF">
        <w:rPr>
          <w:rFonts w:ascii="Times New Roman" w:hAnsi="Times New Roman"/>
          <w:color w:val="000000"/>
          <w:sz w:val="22"/>
          <w:szCs w:val="22"/>
        </w:rPr>
        <w:t>i</w:t>
      </w:r>
      <w:commentRangeEnd w:id="44"/>
      <w:r w:rsidR="00D47CDF">
        <w:rPr>
          <w:rStyle w:val="CommentReference"/>
          <w:rFonts w:cs="Mangal"/>
        </w:rPr>
        <w:commentReference w:id="44"/>
      </w:r>
      <w:r>
        <w:rPr>
          <w:rFonts w:ascii="Times New Roman" w:hAnsi="Times New Roman"/>
          <w:color w:val="000000"/>
          <w:sz w:val="22"/>
          <w:szCs w:val="22"/>
        </w:rPr>
        <w:t xml:space="preserve"> men espirit;</w:t>
      </w:r>
    </w:p>
    <w:p w14:paraId="63EF19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yaeux l’graciaeux Duncan j’ait tuai:</w:t>
      </w:r>
    </w:p>
    <w:p w14:paraId="66A8C9AC" w14:textId="12CBAA08" w:rsidR="00E324CC" w:rsidRDefault="00000000">
      <w:pPr>
        <w:rPr>
          <w:rFonts w:ascii="Times New Roman" w:hAnsi="Times New Roman"/>
          <w:color w:val="000000"/>
          <w:sz w:val="22"/>
          <w:szCs w:val="22"/>
        </w:rPr>
      </w:pPr>
      <w:r>
        <w:rPr>
          <w:rFonts w:ascii="Times New Roman" w:hAnsi="Times New Roman"/>
          <w:color w:val="000000"/>
          <w:sz w:val="22"/>
          <w:szCs w:val="22"/>
        </w:rPr>
        <w:tab/>
        <w:t>Mas daie r’proches dans l’vaeissai d’ma paix</w:t>
      </w:r>
    </w:p>
    <w:p w14:paraId="744DBD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Riaen qu’ pour aeux; et mn’eternel bijou </w:t>
      </w:r>
    </w:p>
    <w:p w14:paraId="6566E94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Cedai ou commun haienaeux dl’homme, </w:t>
      </w:r>
    </w:p>
    <w:p w14:paraId="381169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laie faire rouais, la s’menche de Banquo rouais!</w:t>
      </w:r>
    </w:p>
    <w:p w14:paraId="0EF6BF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Pu tot qu’chunna, viaen chance l’avant,-</w:t>
      </w:r>
    </w:p>
    <w:p w14:paraId="2B1123CD" w14:textId="7631CCB0"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par forche </w:t>
      </w:r>
      <w:r w:rsidR="00B74C0C">
        <w:rPr>
          <w:rFonts w:ascii="Times New Roman" w:hAnsi="Times New Roman"/>
          <w:color w:val="000000"/>
          <w:sz w:val="22"/>
          <w:szCs w:val="22"/>
        </w:rPr>
        <w:t>è</w:t>
      </w:r>
      <w:r>
        <w:rPr>
          <w:rFonts w:ascii="Times New Roman" w:hAnsi="Times New Roman"/>
          <w:color w:val="000000"/>
          <w:sz w:val="22"/>
          <w:szCs w:val="22"/>
        </w:rPr>
        <w:t>rrache m’en hors! Kaie k</w:t>
      </w:r>
      <w:r w:rsidR="00FB1A27">
        <w:rPr>
          <w:rFonts w:ascii="Times New Roman" w:hAnsi="Times New Roman"/>
          <w:color w:val="000000"/>
          <w:sz w:val="22"/>
          <w:szCs w:val="22"/>
        </w:rPr>
        <w:t>e</w:t>
      </w:r>
      <w:r>
        <w:rPr>
          <w:rFonts w:ascii="Times New Roman" w:hAnsi="Times New Roman"/>
          <w:color w:val="000000"/>
          <w:sz w:val="22"/>
          <w:szCs w:val="22"/>
        </w:rPr>
        <w:t>è la?</w:t>
      </w:r>
    </w:p>
    <w:p w14:paraId="4B972C04" w14:textId="77777777" w:rsidR="00E324CC" w:rsidRDefault="00E324CC">
      <w:pPr>
        <w:jc w:val="center"/>
        <w:rPr>
          <w:rFonts w:ascii="Times New Roman" w:hAnsi="Times New Roman"/>
          <w:color w:val="000000"/>
          <w:sz w:val="22"/>
          <w:szCs w:val="22"/>
        </w:rPr>
      </w:pPr>
    </w:p>
    <w:p w14:paraId="0180664E"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Valet r’entre auve daeux meurtriers</w:t>
      </w:r>
    </w:p>
    <w:p w14:paraId="35E17170" w14:textId="77777777" w:rsidR="00E324CC" w:rsidRDefault="00E324CC">
      <w:pPr>
        <w:jc w:val="center"/>
        <w:rPr>
          <w:rFonts w:ascii="Times New Roman" w:hAnsi="Times New Roman"/>
          <w:color w:val="000000"/>
          <w:sz w:val="22"/>
          <w:szCs w:val="22"/>
        </w:rPr>
      </w:pPr>
    </w:p>
    <w:p w14:paraId="24C9AA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Oshteure a l’ û, et reste la entchè qu’ j’en keryon.</w:t>
      </w:r>
    </w:p>
    <w:p w14:paraId="67AD73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[Val sort]</w:t>
      </w:r>
    </w:p>
    <w:p w14:paraId="04292FDE" w14:textId="6F8685A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sz w:val="22"/>
          <w:szCs w:val="22"/>
        </w:rPr>
        <w:t>Etais</w:t>
      </w:r>
      <w:r w:rsidR="00B74C0C">
        <w:rPr>
          <w:rFonts w:ascii="Times New Roman" w:hAnsi="Times New Roman"/>
          <w:sz w:val="22"/>
          <w:szCs w:val="22"/>
        </w:rPr>
        <w:t>h</w:t>
      </w:r>
      <w:r>
        <w:rPr>
          <w:rFonts w:ascii="Times New Roman" w:hAnsi="Times New Roman"/>
          <w:sz w:val="22"/>
          <w:szCs w:val="22"/>
        </w:rPr>
        <w:t>e pouin hier que j’pahlimes ensaemblle?</w:t>
      </w:r>
    </w:p>
    <w:p w14:paraId="3B1DFD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Meur: Oui gia si pyait a vot majestai. </w:t>
      </w:r>
    </w:p>
    <w:p w14:paraId="08A3B3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Eh biaen donc oshteure</w:t>
      </w:r>
    </w:p>
    <w:p w14:paraId="0B191C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Avoue pensai a maie herangues? Sachie </w:t>
      </w:r>
    </w:p>
    <w:p w14:paraId="5D5D4F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sh’tait li dans l’temps passai qui vou t’nait</w:t>
      </w:r>
    </w:p>
    <w:p w14:paraId="5FC132E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sous l’joue, de qui vou creiyaetes que sh’tait</w:t>
      </w:r>
    </w:p>
    <w:p w14:paraId="11C9C219" w14:textId="16C2527A" w:rsidR="00E324CC" w:rsidRDefault="00000000">
      <w:pPr>
        <w:rPr>
          <w:rFonts w:ascii="Times New Roman" w:hAnsi="Times New Roman"/>
          <w:color w:val="000000"/>
          <w:sz w:val="22"/>
          <w:szCs w:val="22"/>
        </w:rPr>
      </w:pPr>
      <w:r>
        <w:rPr>
          <w:rFonts w:ascii="Times New Roman" w:hAnsi="Times New Roman"/>
          <w:color w:val="000000"/>
          <w:sz w:val="22"/>
          <w:szCs w:val="22"/>
        </w:rPr>
        <w:tab/>
        <w:t>No</w:t>
      </w:r>
      <w:r w:rsidR="00FB488C">
        <w:rPr>
          <w:rFonts w:ascii="Times New Roman" w:hAnsi="Times New Roman"/>
          <w:color w:val="000000"/>
          <w:sz w:val="22"/>
          <w:szCs w:val="22"/>
        </w:rPr>
        <w:t>n</w:t>
      </w:r>
      <w:r>
        <w:rPr>
          <w:rFonts w:ascii="Times New Roman" w:hAnsi="Times New Roman"/>
          <w:color w:val="000000"/>
          <w:sz w:val="22"/>
          <w:szCs w:val="22"/>
        </w:rPr>
        <w:t xml:space="preserve"> et noufé. shunshin j’vou l’fie bouan</w:t>
      </w:r>
    </w:p>
    <w:p w14:paraId="042803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L’draien caoup que j’vou pahli j’vou prouvi ardi biaen</w:t>
      </w:r>
    </w:p>
    <w:p w14:paraId="0E0F14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vou z’etates manyais, et oppozais, et lz’instrumaens,</w:t>
      </w:r>
    </w:p>
    <w:p w14:paraId="7394C7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travayaie auve aeux, et tout aut chose qui pouvait</w:t>
      </w:r>
    </w:p>
    <w:p w14:paraId="2DA82F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une demie ame et a un espirit lourd </w:t>
      </w:r>
    </w:p>
    <w:p w14:paraId="28380A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Faire dire ‘Vla comme Banquo faizait.’</w:t>
      </w:r>
    </w:p>
    <w:p w14:paraId="08E5A6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Vou nou l’fites a savè.</w:t>
      </w:r>
    </w:p>
    <w:p w14:paraId="6D3FD4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J’le fie; et j’fut pu yiaen, kaie oshteure</w:t>
      </w:r>
    </w:p>
    <w:p w14:paraId="44CD5552" w14:textId="37E2E112" w:rsidR="00E324CC" w:rsidRDefault="00000000">
      <w:pPr>
        <w:rPr>
          <w:rFonts w:ascii="Times New Roman" w:hAnsi="Times New Roman"/>
          <w:color w:val="000000"/>
          <w:sz w:val="22"/>
          <w:szCs w:val="22"/>
        </w:rPr>
      </w:pPr>
      <w:r>
        <w:rPr>
          <w:rFonts w:ascii="Times New Roman" w:hAnsi="Times New Roman"/>
          <w:color w:val="000000"/>
          <w:sz w:val="22"/>
          <w:szCs w:val="22"/>
        </w:rPr>
        <w:tab/>
        <w:t>L’pouaint d’not daeu</w:t>
      </w:r>
      <w:r w:rsidR="00473EDD">
        <w:rPr>
          <w:rFonts w:ascii="Times New Roman" w:hAnsi="Times New Roman"/>
          <w:color w:val="000000"/>
          <w:sz w:val="22"/>
          <w:szCs w:val="22"/>
        </w:rPr>
        <w:t>x</w:t>
      </w:r>
      <w:r>
        <w:rPr>
          <w:rFonts w:ascii="Times New Roman" w:hAnsi="Times New Roman"/>
          <w:color w:val="000000"/>
          <w:sz w:val="22"/>
          <w:szCs w:val="22"/>
        </w:rPr>
        <w:t>ième re</w:t>
      </w:r>
      <w:r w:rsidR="00473EDD">
        <w:rPr>
          <w:rFonts w:ascii="Times New Roman" w:hAnsi="Times New Roman"/>
          <w:color w:val="000000"/>
          <w:sz w:val="22"/>
          <w:szCs w:val="22"/>
        </w:rPr>
        <w:t>n</w:t>
      </w:r>
      <w:r>
        <w:rPr>
          <w:rFonts w:ascii="Times New Roman" w:hAnsi="Times New Roman"/>
          <w:color w:val="000000"/>
          <w:sz w:val="22"/>
          <w:szCs w:val="22"/>
        </w:rPr>
        <w:t>contre. Trouvoue</w:t>
      </w:r>
    </w:p>
    <w:p w14:paraId="144EF8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 vot patienche a tant d’forche dans vot nature </w:t>
      </w:r>
    </w:p>
    <w:p w14:paraId="348E7BE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Kou pouvai laquet shunshin allai? Aites tous si piaeux</w:t>
      </w:r>
    </w:p>
    <w:p w14:paraId="59338E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peryai pour shu bouan homme la et pour sen produit,</w:t>
      </w:r>
    </w:p>
    <w:p w14:paraId="29F478AE" w14:textId="15E145B6"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De qui la b’zante maien vou za fait piyai au tomb</w:t>
      </w:r>
      <w:r w:rsidR="00473EDD">
        <w:rPr>
          <w:rFonts w:ascii="Times New Roman" w:hAnsi="Times New Roman"/>
          <w:color w:val="000000"/>
          <w:sz w:val="22"/>
          <w:szCs w:val="22"/>
        </w:rPr>
        <w:t>è</w:t>
      </w:r>
    </w:p>
    <w:p w14:paraId="22C6872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fait vos z’efans paures pour tourjoue?</w:t>
      </w:r>
    </w:p>
    <w:p w14:paraId="353B91C6" w14:textId="7E3C063E"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Je sir</w:t>
      </w:r>
      <w:r w:rsidR="00473EDD">
        <w:rPr>
          <w:rFonts w:ascii="Times New Roman" w:hAnsi="Times New Roman"/>
          <w:color w:val="000000"/>
          <w:sz w:val="22"/>
          <w:szCs w:val="22"/>
        </w:rPr>
        <w:t>m</w:t>
      </w:r>
      <w:r>
        <w:rPr>
          <w:rFonts w:ascii="Times New Roman" w:hAnsi="Times New Roman"/>
          <w:color w:val="000000"/>
          <w:sz w:val="22"/>
          <w:szCs w:val="22"/>
        </w:rPr>
        <w:t>es dez hommes, men rouai.</w:t>
      </w:r>
    </w:p>
    <w:p w14:paraId="495432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Vere dans la liste vou passai comme dez hommes;</w:t>
      </w:r>
    </w:p>
    <w:p w14:paraId="3E0FC2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tchaens p’tits, et grands levriers d’sache bouans et mauvais,</w:t>
      </w:r>
    </w:p>
    <w:p w14:paraId="7DA6B7A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D’iaue et d’terre, et maienti loups sont tous mis</w:t>
      </w:r>
    </w:p>
    <w:p w14:paraId="7FDFFF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la liste daie tchaens: et pie la valeur d’un chacun</w:t>
      </w:r>
    </w:p>
    <w:p w14:paraId="4F569A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Fait counietre le vif, le lourd, le ruzai,</w:t>
      </w:r>
    </w:p>
    <w:p w14:paraId="4884C4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L’garde maison, l’siaen d’sache, tous</w:t>
      </w:r>
    </w:p>
    <w:p w14:paraId="28653F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Suivant l’don qu’la bouanne nature</w:t>
      </w:r>
    </w:p>
    <w:p w14:paraId="4F456B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enfrumai dans li; et pie il a d’seur</w:t>
      </w:r>
    </w:p>
    <w:p w14:paraId="353EEF4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Chunna d’ajoutai dans la liste </w:t>
      </w:r>
    </w:p>
    <w:p w14:paraId="4A6E77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laie met tous d’une sorte: et d’meme dez hommes</w:t>
      </w:r>
    </w:p>
    <w:p w14:paraId="0AE365C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Oshteure, si vou z’avai un nom dans la liste,</w:t>
      </w:r>
    </w:p>
    <w:p w14:paraId="50C4E5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pouin dans l’pière rang dl’humanitai, dizai le;</w:t>
      </w:r>
    </w:p>
    <w:p w14:paraId="2CAB07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j’mettrait cht affaire la dans vos saiens,</w:t>
      </w:r>
    </w:p>
    <w:p w14:paraId="38476B5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a l’</w:t>
      </w:r>
      <w:commentRangeStart w:id="45"/>
      <w:commentRangeStart w:id="46"/>
      <w:r>
        <w:rPr>
          <w:rFonts w:ascii="Times New Roman" w:hAnsi="Times New Roman"/>
          <w:color w:val="000000"/>
          <w:sz w:val="22"/>
          <w:szCs w:val="22"/>
        </w:rPr>
        <w:t>faire coppe abas</w:t>
      </w:r>
      <w:commentRangeEnd w:id="45"/>
      <w:r w:rsidR="00F6335E">
        <w:rPr>
          <w:rStyle w:val="CommentReference"/>
          <w:rFonts w:cs="Mangal"/>
        </w:rPr>
        <w:commentReference w:id="45"/>
      </w:r>
      <w:commentRangeEnd w:id="46"/>
      <w:r w:rsidR="008213A7">
        <w:rPr>
          <w:rStyle w:val="CommentReference"/>
          <w:rFonts w:cs="Mangal"/>
        </w:rPr>
        <w:commentReference w:id="46"/>
      </w:r>
      <w:r>
        <w:rPr>
          <w:rFonts w:ascii="Times New Roman" w:hAnsi="Times New Roman"/>
          <w:color w:val="000000"/>
          <w:sz w:val="22"/>
          <w:szCs w:val="22"/>
        </w:rPr>
        <w:t xml:space="preserve"> votre ennemi,</w:t>
      </w:r>
    </w:p>
    <w:p w14:paraId="26EE6EB5" w14:textId="5FC88264" w:rsidR="00E324CC" w:rsidRDefault="00000000">
      <w:pPr>
        <w:rPr>
          <w:rFonts w:ascii="Times New Roman" w:hAnsi="Times New Roman"/>
          <w:color w:val="000000"/>
          <w:sz w:val="22"/>
          <w:szCs w:val="22"/>
        </w:rPr>
      </w:pPr>
      <w:r>
        <w:rPr>
          <w:rFonts w:ascii="Times New Roman" w:hAnsi="Times New Roman"/>
          <w:color w:val="000000"/>
          <w:sz w:val="22"/>
          <w:szCs w:val="22"/>
        </w:rPr>
        <w:tab/>
        <w:t>Vou z’etr</w:t>
      </w:r>
      <w:r w:rsidR="00F6335E">
        <w:rPr>
          <w:rFonts w:ascii="Times New Roman" w:hAnsi="Times New Roman"/>
          <w:color w:val="000000"/>
          <w:sz w:val="22"/>
          <w:szCs w:val="22"/>
        </w:rPr>
        <w:t>ai</w:t>
      </w:r>
      <w:r>
        <w:rPr>
          <w:rFonts w:ascii="Times New Roman" w:hAnsi="Times New Roman"/>
          <w:color w:val="000000"/>
          <w:sz w:val="22"/>
          <w:szCs w:val="22"/>
        </w:rPr>
        <w:t>ent a not coeur et a notre amieti,</w:t>
      </w:r>
    </w:p>
    <w:p w14:paraId="2419D7C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porton not santai malade tandis qui vit,</w:t>
      </w:r>
    </w:p>
    <w:p w14:paraId="0E775505" w14:textId="30DB269D" w:rsidR="00E324CC" w:rsidRDefault="00000000">
      <w:pPr>
        <w:rPr>
          <w:rFonts w:ascii="Times New Roman" w:hAnsi="Times New Roman"/>
          <w:color w:val="000000"/>
          <w:sz w:val="22"/>
          <w:szCs w:val="22"/>
        </w:rPr>
      </w:pPr>
      <w:r>
        <w:rPr>
          <w:rFonts w:ascii="Times New Roman" w:hAnsi="Times New Roman"/>
          <w:color w:val="000000"/>
          <w:sz w:val="22"/>
          <w:szCs w:val="22"/>
        </w:rPr>
        <w:tab/>
        <w:t>Qui s’rait pu qu’ saiene si po</w:t>
      </w:r>
      <w:r w:rsidR="00F6335E">
        <w:rPr>
          <w:rFonts w:ascii="Times New Roman" w:hAnsi="Times New Roman"/>
          <w:color w:val="000000"/>
          <w:sz w:val="22"/>
          <w:szCs w:val="22"/>
        </w:rPr>
        <w:t>u</w:t>
      </w:r>
      <w:r>
        <w:rPr>
          <w:rFonts w:ascii="Times New Roman" w:hAnsi="Times New Roman"/>
          <w:color w:val="000000"/>
          <w:sz w:val="22"/>
          <w:szCs w:val="22"/>
        </w:rPr>
        <w:t>vait mouari.</w:t>
      </w:r>
    </w:p>
    <w:p w14:paraId="130559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J’en sie yun, men rouai.</w:t>
      </w:r>
    </w:p>
    <w:p w14:paraId="4F5A09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laie laies caoups et laie r’proches du monde</w:t>
      </w:r>
    </w:p>
    <w:p w14:paraId="4C1B8A7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Ont si offensai que j’en m’en sie pouin </w:t>
      </w:r>
    </w:p>
    <w:p w14:paraId="579B487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faire pour gervai l’monde.</w:t>
      </w:r>
    </w:p>
    <w:p w14:paraId="7B383C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mè un autre</w:t>
      </w:r>
    </w:p>
    <w:p w14:paraId="3787EF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ennyai d’paiene et r’poussai dla fortune,</w:t>
      </w:r>
    </w:p>
    <w:p w14:paraId="74F53F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j’risqueraie ma vie a aucune affaire,</w:t>
      </w:r>
    </w:p>
    <w:p w14:paraId="7F9052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l’amendai ou en eaet debatai. </w:t>
      </w:r>
    </w:p>
    <w:p w14:paraId="5EB81C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Vos daeux</w:t>
      </w:r>
    </w:p>
    <w:p w14:paraId="581D19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Vou savai qu’ Banquo etait votre ennemi.</w:t>
      </w:r>
    </w:p>
    <w:p w14:paraId="6F6DDD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Sh’aie vrai, men Seigneur.</w:t>
      </w:r>
    </w:p>
    <w:p w14:paraId="64D59769" w14:textId="2A3F1890"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Et il aie l’miaen etou; et si fortemaen </w:t>
      </w:r>
      <w:commentRangeStart w:id="47"/>
      <w:commentRangeStart w:id="48"/>
      <w:r>
        <w:rPr>
          <w:rFonts w:ascii="Times New Roman" w:hAnsi="Times New Roman"/>
          <w:color w:val="000000"/>
          <w:sz w:val="22"/>
          <w:szCs w:val="22"/>
        </w:rPr>
        <w:t>ya</w:t>
      </w:r>
      <w:r w:rsidR="002766D3">
        <w:rPr>
          <w:rFonts w:ascii="Times New Roman" w:hAnsi="Times New Roman"/>
          <w:color w:val="000000"/>
          <w:sz w:val="22"/>
          <w:szCs w:val="22"/>
        </w:rPr>
        <w:t>i</w:t>
      </w:r>
      <w:r>
        <w:rPr>
          <w:rFonts w:ascii="Times New Roman" w:hAnsi="Times New Roman"/>
          <w:color w:val="000000"/>
          <w:sz w:val="22"/>
          <w:szCs w:val="22"/>
        </w:rPr>
        <w:t>e</w:t>
      </w:r>
      <w:commentRangeEnd w:id="47"/>
      <w:r w:rsidR="008E0AD5">
        <w:rPr>
          <w:rStyle w:val="CommentReference"/>
          <w:rFonts w:cs="Mangal"/>
        </w:rPr>
        <w:commentReference w:id="47"/>
      </w:r>
      <w:commentRangeEnd w:id="48"/>
      <w:r w:rsidR="00DF5BD1">
        <w:rPr>
          <w:rStyle w:val="CommentReference"/>
          <w:rFonts w:cs="Mangal"/>
        </w:rPr>
        <w:commentReference w:id="48"/>
      </w:r>
      <w:r>
        <w:rPr>
          <w:rFonts w:ascii="Times New Roman" w:hAnsi="Times New Roman"/>
          <w:color w:val="000000"/>
          <w:sz w:val="22"/>
          <w:szCs w:val="22"/>
        </w:rPr>
        <w:t xml:space="preserve"> ti</w:t>
      </w:r>
    </w:p>
    <w:p w14:paraId="711E83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Que toutes laie minutes qui vit forche </w:t>
      </w:r>
    </w:p>
    <w:p w14:paraId="3A98E5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Contre ma pu chere vie: Et biau que j’pouvais</w:t>
      </w:r>
    </w:p>
    <w:p w14:paraId="16B96847" w14:textId="519E04CF" w:rsidR="00E324CC" w:rsidRDefault="00000000">
      <w:pPr>
        <w:rPr>
          <w:rFonts w:ascii="Times New Roman" w:hAnsi="Times New Roman"/>
          <w:color w:val="000000"/>
          <w:sz w:val="22"/>
          <w:szCs w:val="22"/>
        </w:rPr>
      </w:pPr>
      <w:r>
        <w:rPr>
          <w:rFonts w:ascii="Times New Roman" w:hAnsi="Times New Roman"/>
          <w:color w:val="000000"/>
          <w:sz w:val="22"/>
          <w:szCs w:val="22"/>
        </w:rPr>
        <w:tab/>
        <w:t>Ouvertemaen auve men pouvoir le ra</w:t>
      </w:r>
      <w:r w:rsidR="00582CDF">
        <w:rPr>
          <w:rFonts w:ascii="Times New Roman" w:hAnsi="Times New Roman"/>
          <w:color w:val="000000"/>
          <w:sz w:val="22"/>
          <w:szCs w:val="22"/>
        </w:rPr>
        <w:t>k</w:t>
      </w:r>
      <w:r>
        <w:rPr>
          <w:rFonts w:ascii="Times New Roman" w:hAnsi="Times New Roman"/>
          <w:color w:val="000000"/>
          <w:sz w:val="22"/>
          <w:szCs w:val="22"/>
        </w:rPr>
        <w:t>yai d’ma veux</w:t>
      </w:r>
    </w:p>
    <w:p w14:paraId="61E2219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faire ma volontai y cedai acouare j’en peux pouin</w:t>
      </w:r>
    </w:p>
    <w:p w14:paraId="3B2F87B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quik amis qui sont laie siaens et laie miaens,</w:t>
      </w:r>
    </w:p>
    <w:p w14:paraId="2976DD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i faut que j’garde l’amieti, et lamente la mort</w:t>
      </w:r>
    </w:p>
    <w:p w14:paraId="5022763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siaen qu’ j’ait coppai abas me meme; et vla pour qui</w:t>
      </w:r>
    </w:p>
    <w:p w14:paraId="551EAD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j’fais l’amour a votre aigue,</w:t>
      </w:r>
    </w:p>
    <w:p w14:paraId="14F1ADFC" w14:textId="362B5164" w:rsidR="00E324CC" w:rsidRDefault="00000000">
      <w:pPr>
        <w:rPr>
          <w:rFonts w:ascii="Times New Roman" w:hAnsi="Times New Roman"/>
          <w:color w:val="000000"/>
          <w:sz w:val="22"/>
          <w:szCs w:val="22"/>
        </w:rPr>
      </w:pPr>
      <w:r>
        <w:rPr>
          <w:rFonts w:ascii="Times New Roman" w:hAnsi="Times New Roman"/>
          <w:color w:val="000000"/>
          <w:sz w:val="22"/>
          <w:szCs w:val="22"/>
        </w:rPr>
        <w:tab/>
      </w:r>
      <w:r w:rsidR="00582CDF">
        <w:rPr>
          <w:rFonts w:ascii="Times New Roman" w:hAnsi="Times New Roman"/>
          <w:color w:val="000000"/>
          <w:sz w:val="22"/>
          <w:szCs w:val="22"/>
        </w:rPr>
        <w:t>H</w:t>
      </w:r>
      <w:r>
        <w:rPr>
          <w:rFonts w:ascii="Times New Roman" w:hAnsi="Times New Roman"/>
          <w:color w:val="000000"/>
          <w:sz w:val="22"/>
          <w:szCs w:val="22"/>
        </w:rPr>
        <w:t xml:space="preserve">ahlant l’affaire de l’ieil du paeuplle </w:t>
      </w:r>
    </w:p>
    <w:p w14:paraId="16AC6AC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une route de b’zantes raisons.</w:t>
      </w:r>
    </w:p>
    <w:p w14:paraId="6F88F9A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J’le fron, men Seigneur,</w:t>
      </w:r>
    </w:p>
    <w:p w14:paraId="74DF7A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Tout shu kou nou c’mandai.</w:t>
      </w:r>
    </w:p>
    <w:p w14:paraId="3C6D54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Biau qu’ nos vies-</w:t>
      </w:r>
    </w:p>
    <w:p w14:paraId="4946242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Vos z’espirits brille a travers de vou</w:t>
      </w:r>
    </w:p>
    <w:p w14:paraId="22E573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une heure d’ichin</w:t>
      </w:r>
    </w:p>
    <w:p w14:paraId="5798BA45" w14:textId="06900822" w:rsidR="00E324CC" w:rsidRDefault="00000000">
      <w:pPr>
        <w:rPr>
          <w:rFonts w:ascii="Times New Roman" w:hAnsi="Times New Roman"/>
          <w:color w:val="000000"/>
          <w:sz w:val="22"/>
          <w:szCs w:val="22"/>
        </w:rPr>
      </w:pPr>
      <w:r>
        <w:rPr>
          <w:rFonts w:ascii="Times New Roman" w:hAnsi="Times New Roman"/>
          <w:color w:val="000000"/>
          <w:sz w:val="22"/>
          <w:szCs w:val="22"/>
        </w:rPr>
        <w:tab/>
        <w:t>V</w:t>
      </w:r>
      <w:r w:rsidR="00371184">
        <w:rPr>
          <w:rFonts w:ascii="Times New Roman" w:hAnsi="Times New Roman"/>
          <w:color w:val="000000"/>
          <w:sz w:val="22"/>
          <w:szCs w:val="22"/>
        </w:rPr>
        <w:t>a</w:t>
      </w:r>
      <w:r w:rsidR="00741802">
        <w:rPr>
          <w:rFonts w:ascii="Times New Roman" w:hAnsi="Times New Roman"/>
          <w:color w:val="000000"/>
          <w:sz w:val="22"/>
          <w:szCs w:val="22"/>
        </w:rPr>
        <w:t>i</w:t>
      </w:r>
      <w:r>
        <w:rPr>
          <w:rFonts w:ascii="Times New Roman" w:hAnsi="Times New Roman"/>
          <w:color w:val="000000"/>
          <w:sz w:val="22"/>
          <w:szCs w:val="22"/>
        </w:rPr>
        <w:t>youe j’vou dirait eyou vou pyantai,</w:t>
      </w:r>
    </w:p>
    <w:p w14:paraId="192EBC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Saiyies accouaintis auve le bouan temps pour</w:t>
      </w:r>
    </w:p>
    <w:p w14:paraId="30FDFB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Faire vot jab; car i faut qui seit fait chti gniet,</w:t>
      </w:r>
    </w:p>
    <w:p w14:paraId="1A9AE0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quik chose du palais; a tourjoue creux</w:t>
      </w:r>
    </w:p>
    <w:p w14:paraId="42A5087E" w14:textId="25D20CF0" w:rsidR="00E324CC" w:rsidRDefault="00000000">
      <w:pPr>
        <w:rPr>
          <w:rFonts w:ascii="Times New Roman" w:hAnsi="Times New Roman"/>
          <w:color w:val="000000"/>
          <w:sz w:val="22"/>
          <w:szCs w:val="22"/>
        </w:rPr>
      </w:pPr>
      <w:r>
        <w:rPr>
          <w:rFonts w:ascii="Times New Roman" w:hAnsi="Times New Roman"/>
          <w:color w:val="000000"/>
          <w:sz w:val="22"/>
          <w:szCs w:val="22"/>
        </w:rPr>
        <w:tab/>
        <w:t>Qui m’ manquoit une cyaitai: et auve li,</w:t>
      </w:r>
    </w:p>
    <w:p w14:paraId="50439500" w14:textId="5E94C655" w:rsidR="00E324CC" w:rsidRDefault="00000000">
      <w:pPr>
        <w:rPr>
          <w:rFonts w:ascii="Times New Roman" w:hAnsi="Times New Roman"/>
          <w:color w:val="000000"/>
          <w:sz w:val="22"/>
          <w:szCs w:val="22"/>
        </w:rPr>
      </w:pPr>
      <w:r>
        <w:rPr>
          <w:rFonts w:ascii="Times New Roman" w:hAnsi="Times New Roman"/>
          <w:color w:val="000000"/>
          <w:sz w:val="22"/>
          <w:szCs w:val="22"/>
        </w:rPr>
        <w:tab/>
        <w:t>Pour ne laqu</w:t>
      </w:r>
      <w:r w:rsidR="000E70BD">
        <w:rPr>
          <w:rFonts w:ascii="Times New Roman" w:hAnsi="Times New Roman"/>
          <w:color w:val="000000"/>
          <w:sz w:val="22"/>
          <w:szCs w:val="22"/>
        </w:rPr>
        <w:t>è</w:t>
      </w:r>
      <w:r>
        <w:rPr>
          <w:rFonts w:ascii="Times New Roman" w:hAnsi="Times New Roman"/>
          <w:color w:val="000000"/>
          <w:sz w:val="22"/>
          <w:szCs w:val="22"/>
        </w:rPr>
        <w:t xml:space="preserve"> pouin de douabaies dans vot travats, </w:t>
      </w:r>
    </w:p>
    <w:p w14:paraId="4BB808E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Fleance sen fi, qui lie garde compagnie,</w:t>
      </w:r>
    </w:p>
    <w:p w14:paraId="6E3B43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sa mort aie ossi serriaeuse pour mé</w:t>
      </w:r>
    </w:p>
    <w:p w14:paraId="7297FE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la siaenne d’sen pere, et i faut qu’il embrache le sort</w:t>
      </w:r>
    </w:p>
    <w:p w14:paraId="4BFCFF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D’shute nere heure la. Daisiddoue entre vou;</w:t>
      </w:r>
    </w:p>
    <w:p w14:paraId="43F5A28B"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J’viaendrait a vou biaentot.</w:t>
      </w:r>
    </w:p>
    <w:p w14:paraId="41697E38" w14:textId="0C899DBF"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Je si</w:t>
      </w:r>
      <w:r w:rsidR="000E70BD">
        <w:rPr>
          <w:rFonts w:ascii="Times New Roman" w:hAnsi="Times New Roman"/>
          <w:color w:val="000000"/>
          <w:sz w:val="22"/>
          <w:szCs w:val="22"/>
        </w:rPr>
        <w:t>m</w:t>
      </w:r>
      <w:r>
        <w:rPr>
          <w:rFonts w:ascii="Times New Roman" w:hAnsi="Times New Roman"/>
          <w:color w:val="000000"/>
          <w:sz w:val="22"/>
          <w:szCs w:val="22"/>
        </w:rPr>
        <w:t>es daisiddais, men Seigneur.</w:t>
      </w:r>
    </w:p>
    <w:p w14:paraId="071C0E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J’crierait su vou al heure. l’affaire aie daisiddaie:</w:t>
      </w:r>
    </w:p>
    <w:p w14:paraId="5A603F28" w14:textId="16756D53" w:rsidR="00E324CC" w:rsidRDefault="00000000">
      <w:pPr>
        <w:rPr>
          <w:rFonts w:ascii="Times New Roman" w:hAnsi="Times New Roman"/>
          <w:color w:val="000000"/>
          <w:sz w:val="22"/>
          <w:szCs w:val="22"/>
        </w:rPr>
      </w:pPr>
      <w:r>
        <w:rPr>
          <w:rFonts w:ascii="Times New Roman" w:hAnsi="Times New Roman"/>
          <w:color w:val="000000"/>
          <w:sz w:val="22"/>
          <w:szCs w:val="22"/>
        </w:rPr>
        <w:tab/>
        <w:t>Restai en d’dans.</w:t>
      </w:r>
      <w:r>
        <w:rPr>
          <w:rStyle w:val="EndnoteAnchor"/>
          <w:rFonts w:ascii="Times New Roman" w:hAnsi="Times New Roman"/>
          <w:color w:val="000000"/>
          <w:sz w:val="22"/>
          <w:szCs w:val="22"/>
        </w:rPr>
        <w:endnoteReference w:id="12"/>
      </w:r>
      <w:r>
        <w:rPr>
          <w:rFonts w:ascii="Times New Roman" w:hAnsi="Times New Roman"/>
          <w:color w:val="000000"/>
          <w:sz w:val="22"/>
          <w:szCs w:val="22"/>
        </w:rPr>
        <w:t xml:space="preserve"> Banquo, tn’ar</w:t>
      </w:r>
      <w:r w:rsidR="000E70BD">
        <w:rPr>
          <w:rFonts w:ascii="Times New Roman" w:hAnsi="Times New Roman"/>
          <w:color w:val="000000"/>
          <w:sz w:val="22"/>
          <w:szCs w:val="22"/>
        </w:rPr>
        <w:t>m</w:t>
      </w:r>
      <w:r>
        <w:rPr>
          <w:rFonts w:ascii="Times New Roman" w:hAnsi="Times New Roman"/>
          <w:color w:val="000000"/>
          <w:sz w:val="22"/>
          <w:szCs w:val="22"/>
        </w:rPr>
        <w:t>e s’en va s’envolai,</w:t>
      </w:r>
    </w:p>
    <w:p w14:paraId="3963C9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 trouve le cieil, i faut qua l’trouve chti gniet.</w:t>
      </w:r>
    </w:p>
    <w:p w14:paraId="4445A4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3EB50C41" w14:textId="77777777" w:rsidR="00E324CC" w:rsidRDefault="00E324CC">
      <w:pPr>
        <w:rPr>
          <w:rFonts w:ascii="Times New Roman" w:hAnsi="Times New Roman"/>
          <w:color w:val="000000"/>
          <w:sz w:val="22"/>
          <w:szCs w:val="22"/>
        </w:rPr>
      </w:pPr>
    </w:p>
    <w:p w14:paraId="42A3E3CB" w14:textId="77777777" w:rsidR="00E324CC" w:rsidRDefault="00E324CC">
      <w:pPr>
        <w:rPr>
          <w:rFonts w:ascii="Times New Roman" w:hAnsi="Times New Roman"/>
          <w:color w:val="000000"/>
          <w:sz w:val="22"/>
          <w:szCs w:val="22"/>
        </w:rPr>
      </w:pPr>
    </w:p>
    <w:p w14:paraId="2466B5D8"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Scene 2. </w:t>
      </w:r>
      <w:r>
        <w:rPr>
          <w:rFonts w:ascii="Times New Roman" w:hAnsi="Times New Roman"/>
          <w:color w:val="000000"/>
          <w:sz w:val="22"/>
          <w:szCs w:val="22"/>
        </w:rPr>
        <w:tab/>
        <w:t>L’meme. Un autre endrè.</w:t>
      </w:r>
    </w:p>
    <w:p w14:paraId="135AE3CE" w14:textId="77777777" w:rsidR="00E324CC" w:rsidRDefault="00E324CC">
      <w:pPr>
        <w:rPr>
          <w:rFonts w:ascii="Times New Roman" w:hAnsi="Times New Roman"/>
          <w:color w:val="000000"/>
          <w:sz w:val="22"/>
          <w:szCs w:val="22"/>
        </w:rPr>
      </w:pPr>
    </w:p>
    <w:p w14:paraId="20E2227D"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Dame Macbeth et un Valet.</w:t>
      </w:r>
    </w:p>
    <w:p w14:paraId="1E51E849" w14:textId="77777777" w:rsidR="00E324CC" w:rsidRDefault="00E324CC">
      <w:pPr>
        <w:jc w:val="center"/>
        <w:rPr>
          <w:rFonts w:ascii="Times New Roman" w:hAnsi="Times New Roman"/>
          <w:color w:val="000000"/>
          <w:sz w:val="22"/>
          <w:szCs w:val="22"/>
        </w:rPr>
      </w:pPr>
    </w:p>
    <w:p w14:paraId="4748E7F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Banquo aie ti parti dla cour?</w:t>
      </w:r>
    </w:p>
    <w:p w14:paraId="52F72E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Val: Oui, madame, mais i r’viaen chti gniet.</w:t>
      </w:r>
    </w:p>
    <w:p w14:paraId="6FB7C4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Dizai au rouai que j’arraiete pour sen pyaiezi</w:t>
      </w:r>
    </w:p>
    <w:p w14:paraId="780D24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quik paroles.</w:t>
      </w:r>
    </w:p>
    <w:p w14:paraId="2B4325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Val: Madame, j’le f’rait.</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49F356F2" w14:textId="31EFC0D3"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t>N’ya riaen d’gagn</w:t>
      </w:r>
      <w:r w:rsidR="00366ED4">
        <w:rPr>
          <w:rFonts w:ascii="Times New Roman" w:hAnsi="Times New Roman"/>
          <w:color w:val="000000"/>
          <w:sz w:val="22"/>
          <w:szCs w:val="22"/>
        </w:rPr>
        <w:t>è</w:t>
      </w:r>
      <w:r>
        <w:rPr>
          <w:rFonts w:ascii="Times New Roman" w:hAnsi="Times New Roman"/>
          <w:color w:val="000000"/>
          <w:sz w:val="22"/>
          <w:szCs w:val="22"/>
        </w:rPr>
        <w:t>, tout aie depensai,</w:t>
      </w:r>
    </w:p>
    <w:p w14:paraId="175B6F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ou’aie qu’ not d’sir aie yeux sans contentemaen:</w:t>
      </w:r>
    </w:p>
    <w:p w14:paraId="29CFCAC6" w14:textId="55C536EB" w:rsidR="00E324CC" w:rsidRDefault="00000000">
      <w:pPr>
        <w:rPr>
          <w:rFonts w:ascii="Times New Roman" w:hAnsi="Times New Roman"/>
          <w:color w:val="000000"/>
          <w:sz w:val="22"/>
          <w:szCs w:val="22"/>
        </w:rPr>
      </w:pPr>
      <w:r>
        <w:rPr>
          <w:rFonts w:ascii="Times New Roman" w:hAnsi="Times New Roman"/>
          <w:color w:val="000000"/>
          <w:sz w:val="22"/>
          <w:szCs w:val="22"/>
        </w:rPr>
        <w:tab/>
        <w:t>Ya pu d’seuretai a etre shu qu’nou defait</w:t>
      </w:r>
    </w:p>
    <w:p w14:paraId="23A2DDA8" w14:textId="496DBE47" w:rsidR="00E324CC" w:rsidRDefault="00000000">
      <w:pPr>
        <w:rPr>
          <w:rFonts w:hint="eastAsia"/>
        </w:rPr>
      </w:pPr>
      <w:r>
        <w:rPr>
          <w:rFonts w:ascii="Times New Roman" w:hAnsi="Times New Roman"/>
          <w:color w:val="000000"/>
          <w:sz w:val="22"/>
          <w:szCs w:val="22"/>
        </w:rPr>
        <w:tab/>
        <w:t>Que par defaire eaet dans une jou</w:t>
      </w:r>
      <w:r w:rsidR="000E70BD">
        <w:rPr>
          <w:rFonts w:ascii="Times New Roman" w:hAnsi="Times New Roman"/>
          <w:color w:val="000000"/>
          <w:sz w:val="22"/>
          <w:szCs w:val="22"/>
        </w:rPr>
        <w:t>a</w:t>
      </w:r>
      <w:r>
        <w:rPr>
          <w:rFonts w:ascii="Times New Roman" w:hAnsi="Times New Roman"/>
          <w:color w:val="000000"/>
          <w:sz w:val="22"/>
          <w:szCs w:val="22"/>
        </w:rPr>
        <w:t>ie d’doute.</w:t>
      </w:r>
    </w:p>
    <w:p w14:paraId="3A1E33B3" w14:textId="77777777" w:rsidR="00E324CC" w:rsidRDefault="00E324CC">
      <w:pPr>
        <w:rPr>
          <w:rFonts w:ascii="Times New Roman" w:hAnsi="Times New Roman"/>
          <w:color w:val="000000"/>
          <w:sz w:val="22"/>
          <w:szCs w:val="22"/>
        </w:rPr>
      </w:pPr>
    </w:p>
    <w:p w14:paraId="33B22050" w14:textId="77777777" w:rsidR="00E324CC" w:rsidRDefault="00000000">
      <w:pPr>
        <w:jc w:val="center"/>
        <w:rPr>
          <w:rFonts w:hint="eastAsia"/>
        </w:rPr>
      </w:pPr>
      <w:r>
        <w:rPr>
          <w:rFonts w:ascii="Times New Roman" w:hAnsi="Times New Roman"/>
          <w:color w:val="000000"/>
          <w:sz w:val="22"/>
          <w:szCs w:val="22"/>
        </w:rPr>
        <w:t>Macbeth entre</w:t>
      </w:r>
    </w:p>
    <w:p w14:paraId="538E5F13" w14:textId="77777777" w:rsidR="00E324CC" w:rsidRDefault="00E324CC">
      <w:pPr>
        <w:jc w:val="center"/>
        <w:rPr>
          <w:rFonts w:ascii="Times New Roman" w:hAnsi="Times New Roman"/>
          <w:color w:val="000000"/>
          <w:sz w:val="22"/>
          <w:szCs w:val="22"/>
        </w:rPr>
      </w:pPr>
    </w:p>
    <w:p w14:paraId="17E236B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oshteure, men Seigneur! pourqui kou restai seul,</w:t>
      </w:r>
    </w:p>
    <w:p w14:paraId="5C59EA0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Faizant daie r’grets vos poures camarades,</w:t>
      </w:r>
    </w:p>
    <w:p w14:paraId="007365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Faizant servi laie pensaies qu’erai deux mouari</w:t>
      </w:r>
    </w:p>
    <w:p w14:paraId="660ECA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laie siaens su qui y pense? d’qui sans r’miede</w:t>
      </w:r>
    </w:p>
    <w:p w14:paraId="608C909D" w14:textId="09D8AE2A" w:rsidR="00E324CC" w:rsidRDefault="00000000">
      <w:pPr>
        <w:rPr>
          <w:rFonts w:ascii="Times New Roman" w:hAnsi="Times New Roman"/>
          <w:color w:val="000000"/>
          <w:sz w:val="22"/>
          <w:szCs w:val="22"/>
        </w:rPr>
      </w:pPr>
      <w:r>
        <w:rPr>
          <w:rFonts w:ascii="Times New Roman" w:hAnsi="Times New Roman"/>
          <w:color w:val="000000"/>
          <w:sz w:val="22"/>
          <w:szCs w:val="22"/>
        </w:rPr>
        <w:tab/>
        <w:t>Deit eaet mis d’co</w:t>
      </w:r>
      <w:r w:rsidR="000E70BD">
        <w:rPr>
          <w:rFonts w:ascii="Times New Roman" w:hAnsi="Times New Roman"/>
          <w:color w:val="000000"/>
          <w:sz w:val="22"/>
          <w:szCs w:val="22"/>
        </w:rPr>
        <w:t>t</w:t>
      </w:r>
      <w:r>
        <w:rPr>
          <w:rFonts w:ascii="Times New Roman" w:hAnsi="Times New Roman"/>
          <w:color w:val="000000"/>
          <w:sz w:val="22"/>
          <w:szCs w:val="22"/>
        </w:rPr>
        <w:t>ai: shu kaie fait aie fait.</w:t>
      </w:r>
    </w:p>
    <w:p w14:paraId="0B94AF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J’avon blessai l’serpent, pouin tuai:</w:t>
      </w:r>
    </w:p>
    <w:p w14:paraId="62103605" w14:textId="5A6E344F"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s’cyosra et </w:t>
      </w:r>
      <w:commentRangeStart w:id="49"/>
      <w:r>
        <w:rPr>
          <w:rFonts w:ascii="Times New Roman" w:hAnsi="Times New Roman"/>
          <w:color w:val="000000"/>
          <w:sz w:val="22"/>
          <w:szCs w:val="22"/>
        </w:rPr>
        <w:t xml:space="preserve">i </w:t>
      </w:r>
      <w:r w:rsidR="000E70BD">
        <w:rPr>
          <w:rFonts w:ascii="Times New Roman" w:hAnsi="Times New Roman"/>
          <w:color w:val="000000"/>
          <w:sz w:val="22"/>
          <w:szCs w:val="22"/>
        </w:rPr>
        <w:t>s</w:t>
      </w:r>
      <w:r w:rsidR="00E677D1">
        <w:rPr>
          <w:rFonts w:ascii="Times New Roman" w:hAnsi="Times New Roman"/>
          <w:color w:val="000000"/>
          <w:sz w:val="22"/>
          <w:szCs w:val="22"/>
        </w:rPr>
        <w:t>’</w:t>
      </w:r>
      <w:r>
        <w:rPr>
          <w:rFonts w:ascii="Times New Roman" w:hAnsi="Times New Roman"/>
          <w:color w:val="000000"/>
          <w:sz w:val="22"/>
          <w:szCs w:val="22"/>
        </w:rPr>
        <w:t>m</w:t>
      </w:r>
      <w:r w:rsidR="00E677D1">
        <w:rPr>
          <w:rFonts w:ascii="Times New Roman" w:hAnsi="Times New Roman"/>
          <w:color w:val="000000"/>
          <w:sz w:val="22"/>
          <w:szCs w:val="22"/>
        </w:rPr>
        <w:t>a</w:t>
      </w:r>
      <w:r>
        <w:rPr>
          <w:rFonts w:ascii="Times New Roman" w:hAnsi="Times New Roman"/>
          <w:color w:val="000000"/>
          <w:sz w:val="22"/>
          <w:szCs w:val="22"/>
        </w:rPr>
        <w:t>tra</w:t>
      </w:r>
      <w:commentRangeEnd w:id="49"/>
      <w:r w:rsidR="000E70BD">
        <w:rPr>
          <w:rStyle w:val="CommentReference"/>
          <w:rFonts w:cs="Mangal"/>
        </w:rPr>
        <w:commentReference w:id="49"/>
      </w:r>
      <w:r>
        <w:rPr>
          <w:rFonts w:ascii="Times New Roman" w:hAnsi="Times New Roman"/>
          <w:color w:val="000000"/>
          <w:sz w:val="22"/>
          <w:szCs w:val="22"/>
        </w:rPr>
        <w:t>, tandis qu’ not poure mauvaisqu</w:t>
      </w:r>
      <w:r w:rsidR="00132A20">
        <w:rPr>
          <w:rFonts w:ascii="Times New Roman" w:hAnsi="Times New Roman"/>
          <w:color w:val="000000"/>
          <w:sz w:val="22"/>
          <w:szCs w:val="22"/>
        </w:rPr>
        <w:t>è</w:t>
      </w:r>
    </w:p>
    <w:p w14:paraId="22F5494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Reste en danghiè d’sa prumiére dent.</w:t>
      </w:r>
    </w:p>
    <w:p w14:paraId="37087B50" w14:textId="0443825C" w:rsidR="00E324CC" w:rsidRDefault="00000000">
      <w:pPr>
        <w:rPr>
          <w:rFonts w:ascii="Times New Roman" w:hAnsi="Times New Roman"/>
          <w:color w:val="000000"/>
          <w:sz w:val="22"/>
          <w:szCs w:val="22"/>
        </w:rPr>
      </w:pPr>
      <w:r>
        <w:rPr>
          <w:rFonts w:ascii="Times New Roman" w:hAnsi="Times New Roman"/>
          <w:color w:val="000000"/>
          <w:sz w:val="22"/>
          <w:szCs w:val="22"/>
        </w:rPr>
        <w:tab/>
        <w:t>Mais laqu</w:t>
      </w:r>
      <w:r w:rsidR="0082470A">
        <w:rPr>
          <w:rFonts w:ascii="Times New Roman" w:hAnsi="Times New Roman"/>
          <w:color w:val="000000"/>
          <w:sz w:val="22"/>
          <w:szCs w:val="22"/>
        </w:rPr>
        <w:t xml:space="preserve">iè </w:t>
      </w:r>
      <w:r>
        <w:rPr>
          <w:rFonts w:ascii="Times New Roman" w:hAnsi="Times New Roman"/>
          <w:color w:val="000000"/>
          <w:sz w:val="22"/>
          <w:szCs w:val="22"/>
        </w:rPr>
        <w:t>la forme dz’affaire dejouainti,</w:t>
      </w:r>
    </w:p>
    <w:p w14:paraId="5B6F7C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daeux mondes souffre,</w:t>
      </w:r>
    </w:p>
    <w:p w14:paraId="5EF831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D’vant l’afyiesion de sh’aie horriblles songes</w:t>
      </w:r>
    </w:p>
    <w:p w14:paraId="72910A91" w14:textId="2CECC1FD" w:rsidR="00E324CC" w:rsidRDefault="00000000">
      <w:pPr>
        <w:rPr>
          <w:rFonts w:ascii="Times New Roman" w:hAnsi="Times New Roman"/>
          <w:color w:val="000000"/>
          <w:sz w:val="22"/>
          <w:szCs w:val="22"/>
        </w:rPr>
      </w:pPr>
      <w:r>
        <w:rPr>
          <w:rFonts w:ascii="Times New Roman" w:hAnsi="Times New Roman"/>
          <w:color w:val="000000"/>
          <w:sz w:val="22"/>
          <w:szCs w:val="22"/>
        </w:rPr>
        <w:tab/>
        <w:t>Qui nou shaque toutes laie nies. I va</w:t>
      </w:r>
      <w:r w:rsidR="0082470A">
        <w:rPr>
          <w:rFonts w:ascii="Times New Roman" w:hAnsi="Times New Roman"/>
          <w:color w:val="000000"/>
          <w:sz w:val="22"/>
          <w:szCs w:val="22"/>
        </w:rPr>
        <w:t>u</w:t>
      </w:r>
      <w:r>
        <w:rPr>
          <w:rFonts w:ascii="Times New Roman" w:hAnsi="Times New Roman"/>
          <w:color w:val="000000"/>
          <w:sz w:val="22"/>
          <w:szCs w:val="22"/>
        </w:rPr>
        <w:t>t mues eaet daie morts,</w:t>
      </w:r>
    </w:p>
    <w:p w14:paraId="414F468D" w14:textId="11DAD417" w:rsidR="00E324CC" w:rsidRDefault="00000000">
      <w:pPr>
        <w:rPr>
          <w:rFonts w:ascii="Times New Roman" w:hAnsi="Times New Roman"/>
          <w:color w:val="000000"/>
          <w:sz w:val="22"/>
          <w:szCs w:val="22"/>
        </w:rPr>
      </w:pPr>
      <w:r>
        <w:rPr>
          <w:rFonts w:ascii="Times New Roman" w:hAnsi="Times New Roman"/>
          <w:color w:val="000000"/>
          <w:sz w:val="22"/>
          <w:szCs w:val="22"/>
        </w:rPr>
        <w:tab/>
        <w:t>De qui nou pour gagniè not pièche avo</w:t>
      </w:r>
      <w:r w:rsidR="0082470A">
        <w:rPr>
          <w:rFonts w:ascii="Times New Roman" w:hAnsi="Times New Roman"/>
          <w:color w:val="000000"/>
          <w:sz w:val="22"/>
          <w:szCs w:val="22"/>
        </w:rPr>
        <w:t>n</w:t>
      </w:r>
      <w:r>
        <w:rPr>
          <w:rFonts w:ascii="Times New Roman" w:hAnsi="Times New Roman"/>
          <w:color w:val="000000"/>
          <w:sz w:val="22"/>
          <w:szCs w:val="22"/>
        </w:rPr>
        <w:t xml:space="preserve"> mis en peux</w:t>
      </w:r>
    </w:p>
    <w:p w14:paraId="19525C0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d’eaet tourjoue trourmentai en espirit</w:t>
      </w:r>
    </w:p>
    <w:p w14:paraId="07A132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en gene et craiente. Duncan aie dans sa fosse;</w:t>
      </w:r>
    </w:p>
    <w:p w14:paraId="4E2DE1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Apres la forte fievre dla vie i dort en r’pos;</w:t>
      </w:r>
    </w:p>
    <w:p w14:paraId="512F45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traiezon a fait sen pière: ni acier, ni pouaizon,</w:t>
      </w:r>
    </w:p>
    <w:p w14:paraId="1D8F228F" w14:textId="1560DC1B" w:rsidR="00E324CC" w:rsidRDefault="00000000">
      <w:pPr>
        <w:rPr>
          <w:rFonts w:ascii="Times New Roman" w:hAnsi="Times New Roman"/>
          <w:color w:val="000000"/>
          <w:sz w:val="22"/>
          <w:szCs w:val="22"/>
        </w:rPr>
      </w:pPr>
      <w:r>
        <w:rPr>
          <w:rFonts w:ascii="Times New Roman" w:hAnsi="Times New Roman"/>
          <w:color w:val="000000"/>
          <w:sz w:val="22"/>
          <w:szCs w:val="22"/>
        </w:rPr>
        <w:tab/>
        <w:t>Ni mauvaisqu</w:t>
      </w:r>
      <w:r w:rsidR="003F3FED">
        <w:rPr>
          <w:rFonts w:ascii="Times New Roman" w:hAnsi="Times New Roman"/>
          <w:color w:val="000000"/>
          <w:sz w:val="22"/>
          <w:szCs w:val="22"/>
        </w:rPr>
        <w:t>è</w:t>
      </w:r>
      <w:r>
        <w:rPr>
          <w:rFonts w:ascii="Times New Roman" w:hAnsi="Times New Roman"/>
          <w:color w:val="000000"/>
          <w:sz w:val="22"/>
          <w:szCs w:val="22"/>
        </w:rPr>
        <w:t xml:space="preserve"> d’vaizin, ou d’etranghi</w:t>
      </w:r>
      <w:r w:rsidR="0082470A">
        <w:rPr>
          <w:rFonts w:ascii="Times New Roman" w:hAnsi="Times New Roman"/>
          <w:color w:val="000000"/>
          <w:sz w:val="22"/>
          <w:szCs w:val="22"/>
        </w:rPr>
        <w:t>è</w:t>
      </w:r>
      <w:r>
        <w:rPr>
          <w:rFonts w:ascii="Times New Roman" w:hAnsi="Times New Roman"/>
          <w:color w:val="000000"/>
          <w:sz w:val="22"/>
          <w:szCs w:val="22"/>
        </w:rPr>
        <w:t>, riaen</w:t>
      </w:r>
    </w:p>
    <w:p w14:paraId="172D7F19" w14:textId="3FE8AD15" w:rsidR="00E324CC" w:rsidRDefault="00000000">
      <w:pPr>
        <w:rPr>
          <w:rFonts w:ascii="Times New Roman" w:hAnsi="Times New Roman"/>
          <w:color w:val="000000"/>
          <w:sz w:val="22"/>
          <w:szCs w:val="22"/>
        </w:rPr>
      </w:pPr>
      <w:r>
        <w:rPr>
          <w:rFonts w:ascii="Times New Roman" w:hAnsi="Times New Roman"/>
          <w:color w:val="000000"/>
          <w:sz w:val="22"/>
          <w:szCs w:val="22"/>
        </w:rPr>
        <w:tab/>
        <w:t>N’peut lie touchi</w:t>
      </w:r>
      <w:r w:rsidR="0082470A">
        <w:rPr>
          <w:rFonts w:ascii="Times New Roman" w:hAnsi="Times New Roman"/>
          <w:color w:val="000000"/>
          <w:sz w:val="22"/>
          <w:szCs w:val="22"/>
        </w:rPr>
        <w:t>è</w:t>
      </w:r>
      <w:r>
        <w:rPr>
          <w:rFonts w:ascii="Times New Roman" w:hAnsi="Times New Roman"/>
          <w:color w:val="000000"/>
          <w:sz w:val="22"/>
          <w:szCs w:val="22"/>
        </w:rPr>
        <w:t xml:space="preserve"> pu yiaen!</w:t>
      </w:r>
    </w:p>
    <w:p w14:paraId="4771AF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Annon v’nai;</w:t>
      </w:r>
    </w:p>
    <w:p w14:paraId="6F77331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Men cher Seigneur, hahlai brenment vot mine si triste;</w:t>
      </w:r>
    </w:p>
    <w:p w14:paraId="4AF026A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Saiyie fier et enjouai parmi vos viziteux chti gniet.</w:t>
      </w:r>
    </w:p>
    <w:p w14:paraId="7A0826D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Et jie s’rait, ma chere, et saiyie nie, j’vou z’en prie.</w:t>
      </w:r>
    </w:p>
    <w:p w14:paraId="25C6F3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Que vot d’vi seit amnai su Banquo; </w:t>
      </w:r>
    </w:p>
    <w:p w14:paraId="5C6CD759" w14:textId="534E50B6" w:rsidR="00E324CC" w:rsidRDefault="00000000">
      <w:pPr>
        <w:rPr>
          <w:rFonts w:ascii="Times New Roman" w:hAnsi="Times New Roman"/>
          <w:color w:val="000000"/>
          <w:sz w:val="22"/>
          <w:szCs w:val="22"/>
        </w:rPr>
      </w:pPr>
      <w:r>
        <w:rPr>
          <w:rFonts w:ascii="Times New Roman" w:hAnsi="Times New Roman"/>
          <w:color w:val="000000"/>
          <w:sz w:val="22"/>
          <w:szCs w:val="22"/>
        </w:rPr>
        <w:tab/>
        <w:t>Respectai le pu qu lz’autres de ieil et d’langue:</w:t>
      </w:r>
    </w:p>
    <w:p w14:paraId="568E59C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sauf tout l’temps pour que</w:t>
      </w:r>
    </w:p>
    <w:p w14:paraId="2E172F7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J’lavon nos z’honneurs dans shu russè la en fyattant, </w:t>
      </w:r>
    </w:p>
    <w:p w14:paraId="4A83B7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que j’couvron nos coeurs auve nos biaues visages,</w:t>
      </w:r>
    </w:p>
    <w:p w14:paraId="3A142B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laie deguizais de shu qui sont.</w:t>
      </w:r>
    </w:p>
    <w:p w14:paraId="32C26E9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faut kou laquie shunshin.</w:t>
      </w:r>
    </w:p>
    <w:p w14:paraId="6818D37E" w14:textId="5C44DE16" w:rsidR="00E324CC" w:rsidRDefault="00000000">
      <w:pPr>
        <w:rPr>
          <w:rFonts w:ascii="Times New Roman" w:hAnsi="Times New Roman"/>
          <w:color w:val="000000"/>
          <w:sz w:val="22"/>
          <w:szCs w:val="22"/>
        </w:rPr>
      </w:pPr>
      <w:r>
        <w:rPr>
          <w:rFonts w:ascii="Times New Roman" w:hAnsi="Times New Roman"/>
          <w:color w:val="000000"/>
          <w:sz w:val="22"/>
          <w:szCs w:val="22"/>
        </w:rPr>
        <w:t>Mac: O! mn’espirit aie pyaien d’</w:t>
      </w:r>
      <w:commentRangeStart w:id="50"/>
      <w:commentRangeStart w:id="51"/>
      <w:r>
        <w:rPr>
          <w:rFonts w:ascii="Times New Roman" w:hAnsi="Times New Roman"/>
          <w:color w:val="000000"/>
          <w:sz w:val="22"/>
          <w:szCs w:val="22"/>
        </w:rPr>
        <w:t>aspi</w:t>
      </w:r>
      <w:r w:rsidR="005C6D7D">
        <w:rPr>
          <w:rFonts w:ascii="Times New Roman" w:hAnsi="Times New Roman"/>
          <w:color w:val="000000"/>
          <w:sz w:val="22"/>
          <w:szCs w:val="22"/>
        </w:rPr>
        <w:t>e</w:t>
      </w:r>
      <w:r>
        <w:rPr>
          <w:rFonts w:ascii="Times New Roman" w:hAnsi="Times New Roman"/>
          <w:color w:val="000000"/>
          <w:sz w:val="22"/>
          <w:szCs w:val="22"/>
        </w:rPr>
        <w:t>s</w:t>
      </w:r>
      <w:commentRangeEnd w:id="50"/>
      <w:r w:rsidR="005C6D7D">
        <w:rPr>
          <w:rStyle w:val="CommentReference"/>
          <w:rFonts w:cs="Mangal"/>
        </w:rPr>
        <w:commentReference w:id="50"/>
      </w:r>
      <w:commentRangeEnd w:id="51"/>
      <w:r w:rsidR="005C6D7D">
        <w:rPr>
          <w:rStyle w:val="CommentReference"/>
          <w:rFonts w:cs="Mangal"/>
        </w:rPr>
        <w:commentReference w:id="51"/>
      </w:r>
      <w:r>
        <w:rPr>
          <w:rFonts w:ascii="Times New Roman" w:hAnsi="Times New Roman"/>
          <w:color w:val="000000"/>
          <w:sz w:val="22"/>
          <w:szCs w:val="22"/>
        </w:rPr>
        <w:t>, chere femme;</w:t>
      </w:r>
    </w:p>
    <w:p w14:paraId="1B767DA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Tu siei qu’ Banquo et sen Fleance vive.</w:t>
      </w:r>
    </w:p>
    <w:p w14:paraId="2BBFA40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Mais la copie dla nature naie pouin eternelle dans yaeux.</w:t>
      </w:r>
    </w:p>
    <w:p w14:paraId="720435AC"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Mac: Ya acouare du r’comfort; i peuve eaet yeux;</w:t>
      </w:r>
    </w:p>
    <w:p w14:paraId="268BE9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Seit donc en jouaie. d’vant que l’catsouaris neit volai</w:t>
      </w:r>
    </w:p>
    <w:p w14:paraId="6097B0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 ronde autouar du couvent d’vant qua l’ordre dla nere Hecate</w:t>
      </w:r>
    </w:p>
    <w:p w14:paraId="364DC573" w14:textId="6EE6B526" w:rsidR="00E324CC" w:rsidRDefault="00000000">
      <w:pPr>
        <w:rPr>
          <w:rFonts w:ascii="Times New Roman" w:hAnsi="Times New Roman"/>
          <w:color w:val="000000"/>
          <w:sz w:val="22"/>
          <w:szCs w:val="22"/>
        </w:rPr>
      </w:pPr>
      <w:r>
        <w:rPr>
          <w:rFonts w:ascii="Times New Roman" w:hAnsi="Times New Roman"/>
          <w:color w:val="000000"/>
          <w:sz w:val="22"/>
          <w:szCs w:val="22"/>
        </w:rPr>
        <w:tab/>
        <w:t>L’bouzaeux ec</w:t>
      </w:r>
      <w:r w:rsidR="00832F21">
        <w:rPr>
          <w:rFonts w:ascii="Times New Roman" w:hAnsi="Times New Roman"/>
          <w:color w:val="000000"/>
          <w:sz w:val="22"/>
          <w:szCs w:val="22"/>
        </w:rPr>
        <w:t>ar</w:t>
      </w:r>
      <w:r>
        <w:rPr>
          <w:rFonts w:ascii="Times New Roman" w:hAnsi="Times New Roman"/>
          <w:color w:val="000000"/>
          <w:sz w:val="22"/>
          <w:szCs w:val="22"/>
        </w:rPr>
        <w:t>b</w:t>
      </w:r>
      <w:r w:rsidR="00832F21">
        <w:rPr>
          <w:rFonts w:ascii="Times New Roman" w:hAnsi="Times New Roman"/>
          <w:color w:val="000000"/>
          <w:sz w:val="22"/>
          <w:szCs w:val="22"/>
        </w:rPr>
        <w:t>o</w:t>
      </w:r>
      <w:r>
        <w:rPr>
          <w:rFonts w:ascii="Times New Roman" w:hAnsi="Times New Roman"/>
          <w:color w:val="000000"/>
          <w:sz w:val="22"/>
          <w:szCs w:val="22"/>
        </w:rPr>
        <w:t>t auve sa bourdo</w:t>
      </w:r>
      <w:r w:rsidR="00832F21">
        <w:rPr>
          <w:rFonts w:ascii="Times New Roman" w:hAnsi="Times New Roman"/>
          <w:color w:val="000000"/>
          <w:sz w:val="22"/>
          <w:szCs w:val="22"/>
        </w:rPr>
        <w:t>n</w:t>
      </w:r>
      <w:r>
        <w:rPr>
          <w:rFonts w:ascii="Times New Roman" w:hAnsi="Times New Roman"/>
          <w:color w:val="000000"/>
          <w:sz w:val="22"/>
          <w:szCs w:val="22"/>
        </w:rPr>
        <w:t>rie du ser</w:t>
      </w:r>
    </w:p>
    <w:p w14:paraId="609C9B3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Ait sonnai la cyoque bayante dla gniet y’era d’fait</w:t>
      </w:r>
    </w:p>
    <w:p w14:paraId="72FBE0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Une action d’un horriblle r’nom.</w:t>
      </w:r>
    </w:p>
    <w:p w14:paraId="43E925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qui s’en va eaet fait?</w:t>
      </w:r>
    </w:p>
    <w:p w14:paraId="62524D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Seit innochente dl’affaire, ma chere femme,</w:t>
      </w:r>
    </w:p>
    <w:p w14:paraId="0A84E77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Entchè qu’tu n’cyappe l’action. Viaen, nere gniet,</w:t>
      </w:r>
    </w:p>
    <w:p w14:paraId="27B0ED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Etoupe le tendre ieil du jour qua piti,</w:t>
      </w:r>
    </w:p>
    <w:p w14:paraId="498FE666" w14:textId="23C06958" w:rsidR="00E324CC" w:rsidRDefault="00000000">
      <w:pPr>
        <w:rPr>
          <w:rFonts w:ascii="Times New Roman" w:hAnsi="Times New Roman"/>
          <w:color w:val="000000"/>
          <w:sz w:val="22"/>
          <w:szCs w:val="22"/>
        </w:rPr>
      </w:pPr>
      <w:r>
        <w:rPr>
          <w:rFonts w:ascii="Times New Roman" w:hAnsi="Times New Roman"/>
          <w:color w:val="000000"/>
          <w:sz w:val="22"/>
          <w:szCs w:val="22"/>
        </w:rPr>
        <w:tab/>
        <w:t>Et auve ta maien sangy</w:t>
      </w:r>
      <w:r w:rsidR="00832F21">
        <w:rPr>
          <w:rFonts w:ascii="Times New Roman" w:hAnsi="Times New Roman"/>
          <w:color w:val="000000"/>
          <w:sz w:val="22"/>
          <w:szCs w:val="22"/>
        </w:rPr>
        <w:t>a</w:t>
      </w:r>
      <w:r>
        <w:rPr>
          <w:rFonts w:ascii="Times New Roman" w:hAnsi="Times New Roman"/>
          <w:color w:val="000000"/>
          <w:sz w:val="22"/>
          <w:szCs w:val="22"/>
        </w:rPr>
        <w:t>ie qu’ nou n’vet pouin</w:t>
      </w:r>
    </w:p>
    <w:p w14:paraId="3086C5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Effaueche et etrille en pièches shu grand biyet</w:t>
      </w:r>
    </w:p>
    <w:p w14:paraId="3D50AF6E" w14:textId="2796163C" w:rsidR="00E324CC" w:rsidRDefault="00000000">
      <w:pPr>
        <w:rPr>
          <w:rFonts w:ascii="Times New Roman" w:hAnsi="Times New Roman"/>
          <w:color w:val="000000"/>
          <w:sz w:val="22"/>
          <w:szCs w:val="22"/>
        </w:rPr>
      </w:pPr>
      <w:r>
        <w:rPr>
          <w:rFonts w:ascii="Times New Roman" w:hAnsi="Times New Roman"/>
          <w:color w:val="000000"/>
          <w:sz w:val="22"/>
          <w:szCs w:val="22"/>
        </w:rPr>
        <w:tab/>
        <w:t>Qui m’garde pale! La cyartai s’epa</w:t>
      </w:r>
      <w:r w:rsidR="00832F21">
        <w:rPr>
          <w:rFonts w:ascii="Times New Roman" w:hAnsi="Times New Roman"/>
          <w:color w:val="000000"/>
          <w:sz w:val="22"/>
          <w:szCs w:val="22"/>
        </w:rPr>
        <w:t>i</w:t>
      </w:r>
      <w:r>
        <w:rPr>
          <w:rFonts w:ascii="Times New Roman" w:hAnsi="Times New Roman"/>
          <w:color w:val="000000"/>
          <w:sz w:val="22"/>
          <w:szCs w:val="22"/>
        </w:rPr>
        <w:t>ssi, et l’corbin</w:t>
      </w:r>
    </w:p>
    <w:p w14:paraId="5B66D7B7" w14:textId="43DFB74A" w:rsidR="00E324CC" w:rsidRDefault="00000000">
      <w:pPr>
        <w:rPr>
          <w:rFonts w:ascii="Times New Roman" w:hAnsi="Times New Roman"/>
          <w:color w:val="000000"/>
          <w:sz w:val="22"/>
          <w:szCs w:val="22"/>
        </w:rPr>
      </w:pPr>
      <w:r>
        <w:rPr>
          <w:rFonts w:ascii="Times New Roman" w:hAnsi="Times New Roman"/>
          <w:color w:val="000000"/>
          <w:sz w:val="22"/>
          <w:szCs w:val="22"/>
        </w:rPr>
        <w:tab/>
        <w:t>A</w:t>
      </w:r>
      <w:r w:rsidR="00832F21">
        <w:rPr>
          <w:rFonts w:ascii="Times New Roman" w:hAnsi="Times New Roman"/>
          <w:color w:val="000000"/>
          <w:sz w:val="22"/>
          <w:szCs w:val="22"/>
        </w:rPr>
        <w:t xml:space="preserve"> </w:t>
      </w:r>
      <w:r>
        <w:rPr>
          <w:rFonts w:ascii="Times New Roman" w:hAnsi="Times New Roman"/>
          <w:color w:val="000000"/>
          <w:sz w:val="22"/>
          <w:szCs w:val="22"/>
        </w:rPr>
        <w:t>iele sen ch’min pour sen yiè du boua</w:t>
      </w:r>
      <w:r w:rsidR="00832F21">
        <w:rPr>
          <w:rFonts w:ascii="Times New Roman" w:hAnsi="Times New Roman"/>
          <w:color w:val="000000"/>
          <w:sz w:val="22"/>
          <w:szCs w:val="22"/>
        </w:rPr>
        <w:t>i</w:t>
      </w:r>
      <w:r>
        <w:rPr>
          <w:rFonts w:ascii="Times New Roman" w:hAnsi="Times New Roman"/>
          <w:color w:val="000000"/>
          <w:sz w:val="22"/>
          <w:szCs w:val="22"/>
        </w:rPr>
        <w:t>s:</w:t>
      </w:r>
    </w:p>
    <w:p w14:paraId="136E6F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bontais du jour c’menche a pendre en bas et haoutai,</w:t>
      </w:r>
    </w:p>
    <w:p w14:paraId="0EBD5F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Tandis qu’ laie ners ministres dla gniet marche a leux victimes.</w:t>
      </w:r>
    </w:p>
    <w:p w14:paraId="120F81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Taie ravie d’maie paroles: mais arraiete;</w:t>
      </w:r>
    </w:p>
    <w:p w14:paraId="77E308ED" w14:textId="78877443" w:rsidR="00E324CC" w:rsidRDefault="00000000">
      <w:pPr>
        <w:rPr>
          <w:rFonts w:ascii="Times New Roman" w:hAnsi="Times New Roman"/>
          <w:color w:val="000000"/>
          <w:sz w:val="22"/>
          <w:szCs w:val="22"/>
        </w:rPr>
      </w:pPr>
      <w:r>
        <w:rPr>
          <w:rFonts w:ascii="Times New Roman" w:hAnsi="Times New Roman"/>
          <w:color w:val="000000"/>
          <w:sz w:val="22"/>
          <w:szCs w:val="22"/>
        </w:rPr>
        <w:tab/>
        <w:t>D’qu</w:t>
      </w:r>
      <w:r w:rsidR="00061786">
        <w:rPr>
          <w:rFonts w:ascii="Times New Roman" w:hAnsi="Times New Roman"/>
          <w:color w:val="000000"/>
          <w:sz w:val="22"/>
          <w:szCs w:val="22"/>
        </w:rPr>
        <w:t>è</w:t>
      </w:r>
      <w:r>
        <w:rPr>
          <w:rFonts w:ascii="Times New Roman" w:hAnsi="Times New Roman"/>
          <w:color w:val="000000"/>
          <w:sz w:val="22"/>
          <w:szCs w:val="22"/>
        </w:rPr>
        <w:t xml:space="preserve"> mal c’menchi aie r’enforchi par le ma.</w:t>
      </w:r>
    </w:p>
    <w:p w14:paraId="5BDA70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De qui, jt’en prie, viaen auve mè. </w:t>
      </w:r>
      <w:r>
        <w:rPr>
          <w:rFonts w:ascii="Times New Roman" w:hAnsi="Times New Roman"/>
          <w:color w:val="000000"/>
          <w:sz w:val="22"/>
          <w:szCs w:val="22"/>
        </w:rPr>
        <w:tab/>
      </w:r>
      <w:r>
        <w:rPr>
          <w:rFonts w:ascii="Times New Roman" w:hAnsi="Times New Roman"/>
          <w:color w:val="000000"/>
          <w:sz w:val="22"/>
          <w:szCs w:val="22"/>
        </w:rPr>
        <w:tab/>
        <w:t>[I sorte]</w:t>
      </w:r>
    </w:p>
    <w:p w14:paraId="660C31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7CC8467E" w14:textId="77777777" w:rsidR="00E324CC" w:rsidRDefault="00E324CC">
      <w:pPr>
        <w:rPr>
          <w:rFonts w:ascii="Times New Roman" w:hAnsi="Times New Roman"/>
          <w:color w:val="000000"/>
          <w:sz w:val="22"/>
          <w:szCs w:val="22"/>
        </w:rPr>
      </w:pPr>
    </w:p>
    <w:p w14:paraId="2A454F3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3.</w:t>
      </w:r>
      <w:r>
        <w:rPr>
          <w:rFonts w:ascii="Times New Roman" w:hAnsi="Times New Roman"/>
          <w:color w:val="000000"/>
          <w:sz w:val="22"/>
          <w:szCs w:val="22"/>
        </w:rPr>
        <w:tab/>
        <w:t>L’meme. Un belle ou un endrè auve une porte qui mene au Palais.</w:t>
      </w:r>
      <w:r>
        <w:rPr>
          <w:rStyle w:val="EndnoteAnchor"/>
          <w:rFonts w:ascii="Times New Roman" w:hAnsi="Times New Roman"/>
          <w:color w:val="000000"/>
          <w:sz w:val="22"/>
          <w:szCs w:val="22"/>
        </w:rPr>
        <w:endnoteReference w:id="13"/>
      </w:r>
    </w:p>
    <w:p w14:paraId="3FFD3CDC" w14:textId="77777777" w:rsidR="00E324CC" w:rsidRDefault="00E324CC">
      <w:pPr>
        <w:jc w:val="center"/>
        <w:rPr>
          <w:rFonts w:ascii="Times New Roman" w:hAnsi="Times New Roman"/>
          <w:color w:val="000000"/>
          <w:sz w:val="22"/>
          <w:szCs w:val="22"/>
        </w:rPr>
      </w:pPr>
    </w:p>
    <w:p w14:paraId="7114A720" w14:textId="7F841B22"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tr</w:t>
      </w:r>
      <w:r w:rsidR="00FA716F">
        <w:rPr>
          <w:rFonts w:ascii="Times New Roman" w:hAnsi="Times New Roman"/>
          <w:color w:val="000000"/>
          <w:sz w:val="22"/>
          <w:szCs w:val="22"/>
        </w:rPr>
        <w:t>e</w:t>
      </w:r>
      <w:r>
        <w:rPr>
          <w:rFonts w:ascii="Times New Roman" w:hAnsi="Times New Roman"/>
          <w:color w:val="000000"/>
          <w:sz w:val="22"/>
          <w:szCs w:val="22"/>
        </w:rPr>
        <w:t>è Meurtriers.</w:t>
      </w:r>
    </w:p>
    <w:p w14:paraId="405C6359" w14:textId="77777777" w:rsidR="00E324CC" w:rsidRDefault="00E324CC">
      <w:pPr>
        <w:jc w:val="center"/>
        <w:rPr>
          <w:rFonts w:ascii="Times New Roman" w:hAnsi="Times New Roman"/>
          <w:color w:val="000000"/>
          <w:sz w:val="22"/>
          <w:szCs w:val="22"/>
        </w:rPr>
      </w:pPr>
    </w:p>
    <w:p w14:paraId="335C1663" w14:textId="0A11DDAB" w:rsidR="00E324CC" w:rsidRDefault="00000000">
      <w:pPr>
        <w:rPr>
          <w:rFonts w:ascii="Times New Roman" w:hAnsi="Times New Roman"/>
          <w:color w:val="000000"/>
          <w:sz w:val="22"/>
          <w:szCs w:val="22"/>
        </w:rPr>
      </w:pPr>
      <w:r>
        <w:rPr>
          <w:rFonts w:ascii="Times New Roman" w:hAnsi="Times New Roman"/>
          <w:color w:val="000000"/>
          <w:sz w:val="22"/>
          <w:szCs w:val="22"/>
        </w:rPr>
        <w:t>1 Meu: Mais kaie qui ta dit de t’jouaindre auve no</w:t>
      </w:r>
      <w:r w:rsidR="00371184">
        <w:rPr>
          <w:rFonts w:ascii="Times New Roman" w:hAnsi="Times New Roman"/>
          <w:color w:val="000000"/>
          <w:sz w:val="22"/>
          <w:szCs w:val="22"/>
        </w:rPr>
        <w:t>n</w:t>
      </w:r>
      <w:r>
        <w:rPr>
          <w:rFonts w:ascii="Times New Roman" w:hAnsi="Times New Roman"/>
          <w:color w:val="000000"/>
          <w:sz w:val="22"/>
          <w:szCs w:val="22"/>
        </w:rPr>
        <w:t>?</w:t>
      </w:r>
    </w:p>
    <w:p w14:paraId="6ED3B19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3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Macbeth.</w:t>
      </w:r>
    </w:p>
    <w:p w14:paraId="4A5222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Meu: I n’peut pouin nou r’doutai, depie qui nou baeille</w:t>
      </w:r>
    </w:p>
    <w:p w14:paraId="4C1232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Not travats et shu qu’ j’avon a faire</w:t>
      </w:r>
    </w:p>
    <w:p w14:paraId="71196AD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Justement comme sh’aie.</w:t>
      </w:r>
    </w:p>
    <w:p w14:paraId="77246795" w14:textId="6A71956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Eh biaen, butoue auve no</w:t>
      </w:r>
      <w:r w:rsidR="00061786">
        <w:rPr>
          <w:rFonts w:ascii="Times New Roman" w:hAnsi="Times New Roman"/>
          <w:color w:val="000000"/>
          <w:sz w:val="22"/>
          <w:szCs w:val="22"/>
        </w:rPr>
        <w:t>n</w:t>
      </w:r>
      <w:r>
        <w:rPr>
          <w:rFonts w:ascii="Times New Roman" w:hAnsi="Times New Roman"/>
          <w:color w:val="000000"/>
          <w:sz w:val="22"/>
          <w:szCs w:val="22"/>
        </w:rPr>
        <w:t>.</w:t>
      </w:r>
    </w:p>
    <w:p w14:paraId="4AA6C93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vouais mourte acouare daie rilles du jeur:</w:t>
      </w:r>
    </w:p>
    <w:p w14:paraId="7B82608D" w14:textId="640DC35C" w:rsidR="00E324CC" w:rsidRDefault="00000000">
      <w:pPr>
        <w:rPr>
          <w:rFonts w:ascii="Times New Roman" w:hAnsi="Times New Roman"/>
          <w:color w:val="000000"/>
          <w:sz w:val="22"/>
          <w:szCs w:val="22"/>
        </w:rPr>
      </w:pPr>
      <w:r>
        <w:rPr>
          <w:rFonts w:ascii="Times New Roman" w:hAnsi="Times New Roman"/>
          <w:color w:val="000000"/>
          <w:sz w:val="22"/>
          <w:szCs w:val="22"/>
        </w:rPr>
        <w:tab/>
        <w:t>Le viagheux r’targi c’menche oshteure a ep</w:t>
      </w:r>
      <w:r w:rsidR="00061786">
        <w:rPr>
          <w:rFonts w:ascii="Times New Roman" w:hAnsi="Times New Roman"/>
          <w:color w:val="000000"/>
          <w:sz w:val="22"/>
          <w:szCs w:val="22"/>
        </w:rPr>
        <w:t>r</w:t>
      </w:r>
      <w:r>
        <w:rPr>
          <w:rFonts w:ascii="Times New Roman" w:hAnsi="Times New Roman"/>
          <w:color w:val="000000"/>
          <w:sz w:val="22"/>
          <w:szCs w:val="22"/>
        </w:rPr>
        <w:t>onnai</w:t>
      </w:r>
    </w:p>
    <w:p w14:paraId="53BF01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gagnie l’hotel en temps: et etou apperche</w:t>
      </w:r>
    </w:p>
    <w:p w14:paraId="619825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L’objet que je r’gardon pour</w:t>
      </w:r>
    </w:p>
    <w:p w14:paraId="24D2D2BF" w14:textId="227D77AC" w:rsidR="00E324CC" w:rsidRDefault="00000000">
      <w:pPr>
        <w:rPr>
          <w:rFonts w:ascii="Times New Roman" w:hAnsi="Times New Roman"/>
          <w:color w:val="000000"/>
          <w:sz w:val="22"/>
          <w:szCs w:val="22"/>
        </w:rPr>
      </w:pPr>
      <w:r>
        <w:rPr>
          <w:rFonts w:ascii="Times New Roman" w:hAnsi="Times New Roman"/>
          <w:color w:val="000000"/>
          <w:sz w:val="22"/>
          <w:szCs w:val="22"/>
        </w:rPr>
        <w:t xml:space="preserve">3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J’ô d</w:t>
      </w:r>
      <w:r w:rsidR="00061786">
        <w:rPr>
          <w:rFonts w:ascii="Times New Roman" w:hAnsi="Times New Roman"/>
          <w:color w:val="000000"/>
          <w:sz w:val="22"/>
          <w:szCs w:val="22"/>
        </w:rPr>
        <w:t>aie</w:t>
      </w:r>
      <w:r>
        <w:rPr>
          <w:rFonts w:ascii="Times New Roman" w:hAnsi="Times New Roman"/>
          <w:color w:val="000000"/>
          <w:sz w:val="22"/>
          <w:szCs w:val="22"/>
        </w:rPr>
        <w:t xml:space="preserve"> ch’vaues. ecoutai!</w:t>
      </w:r>
    </w:p>
    <w:p w14:paraId="46EBAD7F" w14:textId="2E39BF20" w:rsidR="00E324CC" w:rsidRDefault="00000000">
      <w:pPr>
        <w:rPr>
          <w:rFonts w:ascii="Times New Roman" w:hAnsi="Times New Roman"/>
          <w:color w:val="000000"/>
          <w:sz w:val="22"/>
          <w:szCs w:val="22"/>
        </w:rPr>
      </w:pPr>
      <w:r>
        <w:rPr>
          <w:rFonts w:ascii="Times New Roman" w:hAnsi="Times New Roman"/>
          <w:color w:val="000000"/>
          <w:sz w:val="22"/>
          <w:szCs w:val="22"/>
        </w:rPr>
        <w:t>Ban: [en d’dans] bayie no</w:t>
      </w:r>
      <w:r w:rsidR="00061786">
        <w:rPr>
          <w:rFonts w:ascii="Times New Roman" w:hAnsi="Times New Roman"/>
          <w:color w:val="000000"/>
          <w:sz w:val="22"/>
          <w:szCs w:val="22"/>
        </w:rPr>
        <w:t xml:space="preserve">n </w:t>
      </w:r>
      <w:r>
        <w:rPr>
          <w:rFonts w:ascii="Times New Roman" w:hAnsi="Times New Roman"/>
          <w:color w:val="000000"/>
          <w:sz w:val="22"/>
          <w:szCs w:val="22"/>
        </w:rPr>
        <w:t>dla veux ichin, ho</w:t>
      </w:r>
    </w:p>
    <w:p w14:paraId="5A6BBF3F" w14:textId="7865F32E"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sh’aie donc li: l’rest</w:t>
      </w:r>
      <w:r w:rsidR="00061786">
        <w:rPr>
          <w:rFonts w:ascii="Times New Roman" w:hAnsi="Times New Roman"/>
          <w:color w:val="000000"/>
          <w:sz w:val="22"/>
          <w:szCs w:val="22"/>
        </w:rPr>
        <w:t>a</w:t>
      </w:r>
      <w:r>
        <w:rPr>
          <w:rFonts w:ascii="Times New Roman" w:hAnsi="Times New Roman"/>
          <w:color w:val="000000"/>
          <w:sz w:val="22"/>
          <w:szCs w:val="22"/>
        </w:rPr>
        <w:t>nt</w:t>
      </w:r>
    </w:p>
    <w:p w14:paraId="7294B3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sont donc attendus par de la</w:t>
      </w:r>
    </w:p>
    <w:p w14:paraId="4DA880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Sont daija dans la cour.</w:t>
      </w:r>
    </w:p>
    <w:p w14:paraId="54670E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Saie ch’vaues vont ti jusque la.</w:t>
      </w:r>
    </w:p>
    <w:p w14:paraId="10983E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Meu: A quazi un mile; mais il a tourjoue amors,</w:t>
      </w:r>
    </w:p>
    <w:p w14:paraId="3BA55FE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tous lz’hommes font, d’ichin a la porte du palais</w:t>
      </w:r>
    </w:p>
    <w:p w14:paraId="525CD3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marchiè shu but la.</w:t>
      </w:r>
    </w:p>
    <w:p w14:paraId="4E38D945" w14:textId="77777777" w:rsidR="00E324CC" w:rsidRDefault="00E324CC">
      <w:pPr>
        <w:jc w:val="center"/>
        <w:rPr>
          <w:rFonts w:ascii="Times New Roman" w:hAnsi="Times New Roman"/>
          <w:color w:val="000000"/>
          <w:sz w:val="22"/>
          <w:szCs w:val="22"/>
        </w:rPr>
      </w:pPr>
    </w:p>
    <w:p w14:paraId="75F3FBF0" w14:textId="77777777" w:rsidR="00E324CC" w:rsidRDefault="00000000">
      <w:pPr>
        <w:jc w:val="center"/>
        <w:rPr>
          <w:rFonts w:hint="eastAsia"/>
        </w:rPr>
      </w:pPr>
      <w:r>
        <w:rPr>
          <w:rFonts w:ascii="Times New Roman" w:hAnsi="Times New Roman"/>
          <w:color w:val="000000"/>
          <w:sz w:val="22"/>
          <w:szCs w:val="22"/>
        </w:rPr>
        <w:t>Entre Banquo et Fleance un Valet auve une veux d’vant yaeux.</w:t>
      </w:r>
    </w:p>
    <w:p w14:paraId="2C151828" w14:textId="77777777" w:rsidR="00E324CC" w:rsidRDefault="00E324CC">
      <w:pPr>
        <w:rPr>
          <w:rFonts w:ascii="Times New Roman" w:hAnsi="Times New Roman"/>
          <w:color w:val="000000"/>
          <w:sz w:val="22"/>
          <w:szCs w:val="22"/>
        </w:rPr>
      </w:pPr>
    </w:p>
    <w:p w14:paraId="404C74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Meu: Une veux, une veux!</w:t>
      </w:r>
    </w:p>
    <w:p w14:paraId="5023CE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3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Sh’aie li.</w:t>
      </w:r>
    </w:p>
    <w:p w14:paraId="08A3FE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Meu: T’nai ni.</w:t>
      </w:r>
    </w:p>
    <w:p w14:paraId="16775A6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La pyie kaiera chti gniet.</w:t>
      </w:r>
    </w:p>
    <w:p w14:paraId="7BD51E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Qua kaie</w:t>
      </w:r>
      <w:r>
        <w:rPr>
          <w:rFonts w:ascii="Times New Roman" w:hAnsi="Times New Roman"/>
          <w:color w:val="000000"/>
          <w:sz w:val="22"/>
          <w:szCs w:val="22"/>
        </w:rPr>
        <w:tab/>
      </w:r>
      <w:r>
        <w:rPr>
          <w:rFonts w:ascii="Times New Roman" w:hAnsi="Times New Roman"/>
          <w:color w:val="000000"/>
          <w:sz w:val="22"/>
          <w:szCs w:val="22"/>
        </w:rPr>
        <w:tab/>
      </w:r>
    </w:p>
    <w:p w14:paraId="3A08AD9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[Ils attaque Banquo]</w:t>
      </w:r>
    </w:p>
    <w:p w14:paraId="79F798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Ban: O, traiezon! paque te, bouan Fleance, couar, couar, couar!</w:t>
      </w:r>
    </w:p>
    <w:p w14:paraId="2A9D68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Tu pourras te r’venghiè. O eskiave!</w:t>
      </w:r>
    </w:p>
    <w:p w14:paraId="73C497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meurt. Fleance et valet s’ecappe]</w:t>
      </w:r>
    </w:p>
    <w:p w14:paraId="57E672E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Meu: Kaie qua daitaient la veux?</w:t>
      </w:r>
    </w:p>
    <w:p w14:paraId="3ED2DE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1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Aieshe que sh’en tait pouin d’meme?</w:t>
      </w:r>
    </w:p>
    <w:p w14:paraId="3AAD26D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Meu: N’yaen a qu’un de bas; l’fi saie paqui.</w:t>
      </w:r>
    </w:p>
    <w:p w14:paraId="1FB7D50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J’avon manqui</w:t>
      </w:r>
    </w:p>
    <w:p w14:paraId="6A736B7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miyeure partie d’notre affaire.</w:t>
      </w:r>
    </w:p>
    <w:p w14:paraId="68EEA7D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Meu: Eh biaen, i faut allai, et dire shu qu’ j’avon fait.</w:t>
      </w:r>
    </w:p>
    <w:p w14:paraId="26A9ED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6011AD65" w14:textId="77777777" w:rsidR="00E324CC" w:rsidRDefault="00E324CC">
      <w:pPr>
        <w:rPr>
          <w:rFonts w:ascii="Times New Roman" w:hAnsi="Times New Roman"/>
          <w:color w:val="000000"/>
          <w:sz w:val="22"/>
          <w:szCs w:val="22"/>
        </w:rPr>
      </w:pPr>
    </w:p>
    <w:p w14:paraId="2135D7B5" w14:textId="77777777" w:rsidR="00E324CC" w:rsidRDefault="00E324CC">
      <w:pPr>
        <w:rPr>
          <w:rFonts w:ascii="Times New Roman" w:hAnsi="Times New Roman"/>
          <w:color w:val="000000"/>
          <w:sz w:val="22"/>
          <w:szCs w:val="22"/>
        </w:rPr>
      </w:pPr>
    </w:p>
    <w:p w14:paraId="29A0F054" w14:textId="77777777" w:rsidR="00E324CC" w:rsidRDefault="00000000">
      <w:pPr>
        <w:jc w:val="center"/>
        <w:rPr>
          <w:rFonts w:hint="eastAsia"/>
        </w:rPr>
      </w:pPr>
      <w:r>
        <w:rPr>
          <w:rFonts w:ascii="Times New Roman" w:hAnsi="Times New Roman"/>
          <w:color w:val="000000"/>
          <w:sz w:val="22"/>
          <w:szCs w:val="22"/>
        </w:rPr>
        <w:t>Scene 4.</w:t>
      </w:r>
      <w:r>
        <w:rPr>
          <w:rFonts w:ascii="Times New Roman" w:hAnsi="Times New Roman"/>
          <w:color w:val="000000"/>
          <w:sz w:val="22"/>
          <w:szCs w:val="22"/>
        </w:rPr>
        <w:tab/>
        <w:t>Un endrè d’Etat dans l’Palais.</w:t>
      </w:r>
    </w:p>
    <w:p w14:paraId="1E309B7D" w14:textId="77777777" w:rsidR="00E324CC" w:rsidRDefault="00E324CC">
      <w:pPr>
        <w:rPr>
          <w:rFonts w:ascii="Times New Roman" w:hAnsi="Times New Roman"/>
          <w:color w:val="000000"/>
          <w:sz w:val="22"/>
          <w:szCs w:val="22"/>
        </w:rPr>
      </w:pPr>
    </w:p>
    <w:p w14:paraId="49C9BD23" w14:textId="77777777" w:rsidR="00E324CC" w:rsidRDefault="00000000">
      <w:pPr>
        <w:jc w:val="center"/>
        <w:rPr>
          <w:rFonts w:hint="eastAsia"/>
        </w:rPr>
      </w:pPr>
      <w:r>
        <w:rPr>
          <w:rFonts w:ascii="Times New Roman" w:hAnsi="Times New Roman"/>
          <w:color w:val="000000"/>
          <w:sz w:val="22"/>
          <w:szCs w:val="22"/>
        </w:rPr>
        <w:t xml:space="preserve">Un fricot preparai. </w:t>
      </w:r>
      <w:r>
        <w:rPr>
          <w:rFonts w:ascii="Times New Roman" w:hAnsi="Times New Roman"/>
          <w:color w:val="000000"/>
          <w:sz w:val="22"/>
          <w:szCs w:val="22"/>
        </w:rPr>
        <w:tab/>
        <w:t xml:space="preserve">Entre Macbeth, Dame Macbeth, Rosse, Lenox, Seigneurs et autres.  </w:t>
      </w:r>
      <w:r>
        <w:rPr>
          <w:rFonts w:ascii="Times New Roman" w:hAnsi="Times New Roman"/>
          <w:color w:val="000000"/>
          <w:sz w:val="22"/>
          <w:szCs w:val="22"/>
        </w:rPr>
        <w:tab/>
      </w:r>
    </w:p>
    <w:p w14:paraId="5B69C06E" w14:textId="77777777" w:rsidR="00E324CC" w:rsidRDefault="00E324CC">
      <w:pPr>
        <w:rPr>
          <w:rFonts w:ascii="Times New Roman" w:hAnsi="Times New Roman"/>
          <w:color w:val="000000"/>
          <w:sz w:val="22"/>
          <w:szCs w:val="22"/>
        </w:rPr>
      </w:pPr>
    </w:p>
    <w:p w14:paraId="030818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Vou couniesai vos daigrais; assyaivoue: depie l’prumiè</w:t>
      </w:r>
    </w:p>
    <w:p w14:paraId="68952701" w14:textId="77777777" w:rsidR="00E324CC" w:rsidRDefault="00000000">
      <w:pPr>
        <w:rPr>
          <w:rFonts w:hint="eastAsia"/>
        </w:rPr>
      </w:pPr>
      <w:r>
        <w:rPr>
          <w:rFonts w:ascii="Times New Roman" w:hAnsi="Times New Roman"/>
          <w:color w:val="000000"/>
          <w:sz w:val="22"/>
          <w:szCs w:val="22"/>
        </w:rPr>
        <w:tab/>
        <w:t xml:space="preserve">Jusqu’au draien </w:t>
      </w:r>
    </w:p>
    <w:p w14:paraId="3D0640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biaen v’nus d’bouan coeur.</w:t>
      </w:r>
    </w:p>
    <w:p w14:paraId="33DEEE19" w14:textId="77777777" w:rsidR="00E324CC" w:rsidRDefault="00000000">
      <w:pPr>
        <w:rPr>
          <w:rFonts w:hint="eastAsia"/>
        </w:rPr>
      </w:pPr>
      <w:r>
        <w:rPr>
          <w:rFonts w:ascii="Times New Roman" w:hAnsi="Times New Roman"/>
          <w:color w:val="000000"/>
          <w:sz w:val="22"/>
          <w:szCs w:val="22"/>
        </w:rPr>
        <w:t xml:space="preserve">Seigneurs: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Taienqui a vot majestai.</w:t>
      </w:r>
    </w:p>
    <w:p w14:paraId="0A60FA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Nou meme j’nou maieleron auve la compagnie</w:t>
      </w:r>
    </w:p>
    <w:p w14:paraId="456A093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joueron l’humblle hote.</w:t>
      </w:r>
    </w:p>
    <w:p w14:paraId="0FF0EC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Notre hotesse garde sa pièche, mais a un temps miyeur</w:t>
      </w:r>
    </w:p>
    <w:p w14:paraId="28AC1E0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J’eron bezouain d’sen biaen v’nu.</w:t>
      </w:r>
    </w:p>
    <w:p w14:paraId="6E0968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Pahlai le pour mè, mousieu, a tous nos z’amis;</w:t>
      </w:r>
    </w:p>
    <w:p w14:paraId="79EDB0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men coeur pahle i sont biaen v’nus.</w:t>
      </w:r>
    </w:p>
    <w:p w14:paraId="2E9552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318DFF0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Entre l’prumiè Meurtrier a l’ û </w:t>
      </w:r>
    </w:p>
    <w:p w14:paraId="2F7CEA9C" w14:textId="77777777" w:rsidR="00E324CC" w:rsidRDefault="00E324CC">
      <w:pPr>
        <w:rPr>
          <w:rFonts w:ascii="Times New Roman" w:hAnsi="Times New Roman"/>
          <w:color w:val="000000"/>
          <w:sz w:val="22"/>
          <w:szCs w:val="22"/>
        </w:rPr>
      </w:pPr>
    </w:p>
    <w:p w14:paraId="66413850" w14:textId="36AB5CF8" w:rsidR="00E324CC" w:rsidRDefault="00000000">
      <w:pPr>
        <w:rPr>
          <w:rFonts w:ascii="Times New Roman" w:hAnsi="Times New Roman"/>
          <w:color w:val="000000"/>
          <w:sz w:val="22"/>
          <w:szCs w:val="22"/>
        </w:rPr>
      </w:pPr>
      <w:r>
        <w:rPr>
          <w:rFonts w:ascii="Times New Roman" w:hAnsi="Times New Roman"/>
          <w:color w:val="000000"/>
          <w:sz w:val="22"/>
          <w:szCs w:val="22"/>
        </w:rPr>
        <w:t>Mac: Vai tu, i t’re</w:t>
      </w:r>
      <w:r w:rsidR="004E634C">
        <w:rPr>
          <w:rFonts w:ascii="Times New Roman" w:hAnsi="Times New Roman"/>
          <w:color w:val="000000"/>
          <w:sz w:val="22"/>
          <w:szCs w:val="22"/>
        </w:rPr>
        <w:t>n</w:t>
      </w:r>
      <w:r>
        <w:rPr>
          <w:rFonts w:ascii="Times New Roman" w:hAnsi="Times New Roman"/>
          <w:color w:val="000000"/>
          <w:sz w:val="22"/>
          <w:szCs w:val="22"/>
        </w:rPr>
        <w:t>contre auve leux bouans taienquis.</w:t>
      </w:r>
    </w:p>
    <w:p w14:paraId="6F1A46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daeux cotais sont a livè: jm’assyairait ichin dans l’miyi:</w:t>
      </w:r>
    </w:p>
    <w:p w14:paraId="5E0F9CDA" w14:textId="77777777" w:rsidR="00E324CC" w:rsidRDefault="00000000">
      <w:pPr>
        <w:rPr>
          <w:rFonts w:hint="eastAsia"/>
        </w:rPr>
      </w:pPr>
      <w:r>
        <w:rPr>
          <w:rFonts w:ascii="Times New Roman" w:hAnsi="Times New Roman"/>
          <w:color w:val="000000"/>
          <w:sz w:val="22"/>
          <w:szCs w:val="22"/>
        </w:rPr>
        <w:tab/>
        <w:t>Pernai ardi dla jouaie; biaentot j’bevron une santai</w:t>
      </w:r>
    </w:p>
    <w:p w14:paraId="180136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rond dla tablle.</w:t>
      </w:r>
      <w:r>
        <w:rPr>
          <w:rStyle w:val="EndnoteAnchor"/>
          <w:rFonts w:ascii="Times New Roman" w:hAnsi="Times New Roman"/>
          <w:color w:val="000000"/>
          <w:sz w:val="22"/>
          <w:szCs w:val="22"/>
        </w:rPr>
        <w:endnoteReference w:id="14"/>
      </w:r>
      <w:r>
        <w:rPr>
          <w:rFonts w:ascii="Times New Roman" w:hAnsi="Times New Roman"/>
          <w:color w:val="000000"/>
          <w:sz w:val="22"/>
          <w:szCs w:val="22"/>
        </w:rPr>
        <w:t xml:space="preserve"> Ya du sang su ten visage.</w:t>
      </w:r>
    </w:p>
    <w:p w14:paraId="01A32D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Meu: Sh’aie donc l’siaen d’Banquo.</w:t>
      </w:r>
    </w:p>
    <w:p w14:paraId="6C22F5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Il aie mues su ta couanne qu’en d’dans dli.</w:t>
      </w:r>
    </w:p>
    <w:p w14:paraId="142DA89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ti r’parai?</w:t>
      </w:r>
    </w:p>
    <w:p w14:paraId="36A9A0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Meu: Men Seigneur, sa gorge aie coppaie; j’ait fait chunna pour li.</w:t>
      </w:r>
    </w:p>
    <w:p w14:paraId="247A05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Taie l’miyeur daie coppe gorges; acouare il aie bouan</w:t>
      </w:r>
    </w:p>
    <w:p w14:paraId="7823615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la fait pour Fleance si tu l’as fait,</w:t>
      </w:r>
    </w:p>
    <w:p w14:paraId="0059E9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Taie hors du commun.</w:t>
      </w:r>
    </w:p>
    <w:p w14:paraId="145AC62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Meu: Men royal mousieu. Fleance saie ecappai.</w:t>
      </w:r>
    </w:p>
    <w:p w14:paraId="79702AB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Me r’vela parai autermaen: j’etais parfait;</w:t>
      </w:r>
    </w:p>
    <w:p w14:paraId="5F24B729" w14:textId="7FDC9481" w:rsidR="00E324CC" w:rsidRDefault="00000000">
      <w:pPr>
        <w:rPr>
          <w:rFonts w:ascii="Times New Roman" w:hAnsi="Times New Roman"/>
          <w:color w:val="000000"/>
          <w:sz w:val="22"/>
          <w:szCs w:val="22"/>
        </w:rPr>
      </w:pPr>
      <w:r>
        <w:rPr>
          <w:rFonts w:ascii="Times New Roman" w:hAnsi="Times New Roman"/>
          <w:color w:val="000000"/>
          <w:sz w:val="22"/>
          <w:szCs w:val="22"/>
        </w:rPr>
        <w:tab/>
        <w:t>Saien comme la marb</w:t>
      </w:r>
      <w:r w:rsidR="004E634C">
        <w:rPr>
          <w:rFonts w:ascii="Times New Roman" w:hAnsi="Times New Roman"/>
          <w:color w:val="000000"/>
          <w:sz w:val="22"/>
          <w:szCs w:val="22"/>
        </w:rPr>
        <w:t>re</w:t>
      </w:r>
      <w:r>
        <w:rPr>
          <w:rFonts w:ascii="Times New Roman" w:hAnsi="Times New Roman"/>
          <w:color w:val="000000"/>
          <w:sz w:val="22"/>
          <w:szCs w:val="22"/>
        </w:rPr>
        <w:t>, fondai comme le r</w:t>
      </w:r>
      <w:r w:rsidR="004E634C">
        <w:rPr>
          <w:rFonts w:ascii="Times New Roman" w:hAnsi="Times New Roman"/>
          <w:color w:val="000000"/>
          <w:sz w:val="22"/>
          <w:szCs w:val="22"/>
        </w:rPr>
        <w:t>o</w:t>
      </w:r>
      <w:r>
        <w:rPr>
          <w:rFonts w:ascii="Times New Roman" w:hAnsi="Times New Roman"/>
          <w:color w:val="000000"/>
          <w:sz w:val="22"/>
          <w:szCs w:val="22"/>
        </w:rPr>
        <w:t>quet,</w:t>
      </w:r>
    </w:p>
    <w:p w14:paraId="1E9380C7" w14:textId="4C3A2428" w:rsidR="00E324CC" w:rsidRDefault="00000000">
      <w:pPr>
        <w:rPr>
          <w:rFonts w:ascii="Times New Roman" w:hAnsi="Times New Roman"/>
          <w:color w:val="000000"/>
          <w:sz w:val="22"/>
          <w:szCs w:val="22"/>
        </w:rPr>
      </w:pPr>
      <w:r>
        <w:rPr>
          <w:rFonts w:ascii="Times New Roman" w:hAnsi="Times New Roman"/>
          <w:color w:val="000000"/>
          <w:sz w:val="22"/>
          <w:szCs w:val="22"/>
        </w:rPr>
        <w:tab/>
        <w:t>Ossi el</w:t>
      </w:r>
      <w:r w:rsidR="00C36243">
        <w:rPr>
          <w:rFonts w:ascii="Times New Roman" w:hAnsi="Times New Roman"/>
          <w:color w:val="000000"/>
          <w:sz w:val="22"/>
          <w:szCs w:val="22"/>
        </w:rPr>
        <w:t>ai</w:t>
      </w:r>
      <w:r>
        <w:rPr>
          <w:rFonts w:ascii="Times New Roman" w:hAnsi="Times New Roman"/>
          <w:color w:val="000000"/>
          <w:sz w:val="22"/>
          <w:szCs w:val="22"/>
        </w:rPr>
        <w:t>ezi et libre comme le grand air:</w:t>
      </w:r>
    </w:p>
    <w:p w14:paraId="1BC026D1" w14:textId="6D89DFC8" w:rsidR="00E324CC" w:rsidRDefault="00000000">
      <w:pPr>
        <w:rPr>
          <w:rFonts w:ascii="Times New Roman" w:hAnsi="Times New Roman"/>
          <w:color w:val="000000"/>
          <w:sz w:val="22"/>
          <w:szCs w:val="22"/>
        </w:rPr>
      </w:pPr>
      <w:r>
        <w:rPr>
          <w:rFonts w:ascii="Times New Roman" w:hAnsi="Times New Roman"/>
          <w:color w:val="000000"/>
          <w:sz w:val="22"/>
          <w:szCs w:val="22"/>
        </w:rPr>
        <w:tab/>
        <w:t>Mais oshteure je sie e</w:t>
      </w:r>
      <w:r w:rsidR="00C36243">
        <w:rPr>
          <w:rFonts w:ascii="Times New Roman" w:hAnsi="Times New Roman"/>
          <w:color w:val="000000"/>
          <w:sz w:val="22"/>
          <w:szCs w:val="22"/>
        </w:rPr>
        <w:t>n</w:t>
      </w:r>
      <w:r>
        <w:rPr>
          <w:rFonts w:ascii="Times New Roman" w:hAnsi="Times New Roman"/>
          <w:color w:val="000000"/>
          <w:sz w:val="22"/>
          <w:szCs w:val="22"/>
        </w:rPr>
        <w:t>frumai, pinchi, amarrai yai</w:t>
      </w:r>
    </w:p>
    <w:p w14:paraId="359DCF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d’droles de doutes et d’craientes. mais Banquo aie sauf?</w:t>
      </w:r>
    </w:p>
    <w:p w14:paraId="0222EF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Meu: Vere, men bouan Seigneur; dans un varvaquere il aie,</w:t>
      </w:r>
    </w:p>
    <w:p w14:paraId="114469DF" w14:textId="5D5ADFE9" w:rsidR="00E324CC" w:rsidRDefault="00000000">
      <w:pPr>
        <w:rPr>
          <w:rFonts w:ascii="Times New Roman" w:hAnsi="Times New Roman"/>
          <w:color w:val="000000"/>
          <w:sz w:val="22"/>
          <w:szCs w:val="22"/>
        </w:rPr>
      </w:pPr>
      <w:r>
        <w:rPr>
          <w:rFonts w:ascii="Times New Roman" w:hAnsi="Times New Roman"/>
          <w:color w:val="000000"/>
          <w:sz w:val="22"/>
          <w:szCs w:val="22"/>
        </w:rPr>
        <w:tab/>
        <w:t>Auve vint coppes de cout</w:t>
      </w:r>
      <w:r w:rsidR="00C36243">
        <w:rPr>
          <w:rFonts w:ascii="Times New Roman" w:hAnsi="Times New Roman"/>
          <w:color w:val="000000"/>
          <w:sz w:val="22"/>
          <w:szCs w:val="22"/>
        </w:rPr>
        <w:t>è</w:t>
      </w:r>
      <w:r>
        <w:rPr>
          <w:rFonts w:ascii="Times New Roman" w:hAnsi="Times New Roman"/>
          <w:color w:val="000000"/>
          <w:sz w:val="22"/>
          <w:szCs w:val="22"/>
        </w:rPr>
        <w:t xml:space="preserve"> su sa tete;</w:t>
      </w:r>
    </w:p>
    <w:p w14:paraId="089E49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mouaindre une mort pour la nature.</w:t>
      </w:r>
    </w:p>
    <w:p w14:paraId="3B6D51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Taienqui pour chunna.</w:t>
      </w:r>
    </w:p>
    <w:p w14:paraId="6BCE24E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l’grand serpent aie le siaen qui saie paqui</w:t>
      </w:r>
    </w:p>
    <w:p w14:paraId="5E6A51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nature dans li produira </w:t>
      </w:r>
      <w:commentRangeStart w:id="52"/>
      <w:commentRangeStart w:id="53"/>
      <w:r>
        <w:rPr>
          <w:rFonts w:ascii="Times New Roman" w:hAnsi="Times New Roman"/>
          <w:color w:val="000000"/>
          <w:sz w:val="22"/>
          <w:szCs w:val="22"/>
        </w:rPr>
        <w:t xml:space="preserve">du v’lin </w:t>
      </w:r>
      <w:commentRangeEnd w:id="52"/>
      <w:r w:rsidR="00C36243">
        <w:rPr>
          <w:rStyle w:val="CommentReference"/>
          <w:rFonts w:cs="Mangal"/>
        </w:rPr>
        <w:commentReference w:id="52"/>
      </w:r>
      <w:commentRangeEnd w:id="53"/>
      <w:r w:rsidR="00C36243">
        <w:rPr>
          <w:rStyle w:val="CommentReference"/>
          <w:rFonts w:cs="Mangal"/>
        </w:rPr>
        <w:commentReference w:id="53"/>
      </w:r>
      <w:r>
        <w:rPr>
          <w:rFonts w:ascii="Times New Roman" w:hAnsi="Times New Roman"/>
          <w:color w:val="000000"/>
          <w:sz w:val="22"/>
          <w:szCs w:val="22"/>
        </w:rPr>
        <w:t>en temps,</w:t>
      </w:r>
    </w:p>
    <w:p w14:paraId="2FB5A8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acouare de dents pour li. Va t’en; d’maien</w:t>
      </w:r>
    </w:p>
    <w:p w14:paraId="670AA1CE" w14:textId="56C72F22"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J’nou z’entre </w:t>
      </w:r>
      <w:r w:rsidR="00984D0D">
        <w:rPr>
          <w:rFonts w:ascii="Times New Roman" w:hAnsi="Times New Roman"/>
          <w:color w:val="000000"/>
          <w:sz w:val="22"/>
          <w:szCs w:val="22"/>
        </w:rPr>
        <w:t>oron</w:t>
      </w:r>
      <w:r>
        <w:rPr>
          <w:rFonts w:ascii="Times New Roman" w:hAnsi="Times New Roman"/>
          <w:color w:val="000000"/>
          <w:sz w:val="22"/>
          <w:szCs w:val="22"/>
        </w:rPr>
        <w:t xml:space="preserve"> derch</w:t>
      </w:r>
      <w:r w:rsidR="0004749B">
        <w:rPr>
          <w:rFonts w:ascii="Times New Roman" w:hAnsi="Times New Roman"/>
          <w:color w:val="000000"/>
          <w:sz w:val="22"/>
          <w:szCs w:val="22"/>
        </w:rPr>
        <w:t>è</w:t>
      </w:r>
      <w:r>
        <w:rPr>
          <w:rFonts w:ascii="Times New Roman" w:hAnsi="Times New Roman"/>
          <w:color w:val="000000"/>
          <w:sz w:val="22"/>
          <w:szCs w:val="22"/>
        </w:rPr>
        <w:t>.</w:t>
      </w:r>
    </w:p>
    <w:p w14:paraId="1DEE37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[Meurtrier sort]</w:t>
      </w:r>
    </w:p>
    <w:p w14:paraId="56D8BC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Men royal Seigneur,</w:t>
      </w:r>
      <w:r>
        <w:rPr>
          <w:rFonts w:ascii="Times New Roman" w:hAnsi="Times New Roman"/>
          <w:color w:val="000000"/>
          <w:sz w:val="22"/>
          <w:szCs w:val="22"/>
        </w:rPr>
        <w:tab/>
      </w:r>
    </w:p>
    <w:p w14:paraId="53B72BDD" w14:textId="0D028F30" w:rsidR="00E324CC" w:rsidRDefault="00000000">
      <w:pPr>
        <w:rPr>
          <w:rFonts w:ascii="Times New Roman" w:hAnsi="Times New Roman"/>
          <w:color w:val="000000"/>
          <w:sz w:val="22"/>
          <w:szCs w:val="22"/>
        </w:rPr>
      </w:pPr>
      <w:r>
        <w:rPr>
          <w:rFonts w:ascii="Times New Roman" w:hAnsi="Times New Roman"/>
          <w:color w:val="000000"/>
          <w:sz w:val="22"/>
          <w:szCs w:val="22"/>
        </w:rPr>
        <w:tab/>
        <w:t>Vou n’encouaraghie pouin; l’fricot</w:t>
      </w:r>
      <w:r w:rsidR="00984D0D">
        <w:rPr>
          <w:rFonts w:ascii="Times New Roman" w:hAnsi="Times New Roman"/>
          <w:color w:val="000000"/>
          <w:sz w:val="22"/>
          <w:szCs w:val="22"/>
        </w:rPr>
        <w:t xml:space="preserve"> </w:t>
      </w:r>
      <w:r>
        <w:rPr>
          <w:rFonts w:ascii="Times New Roman" w:hAnsi="Times New Roman"/>
          <w:color w:val="000000"/>
          <w:sz w:val="22"/>
          <w:szCs w:val="22"/>
        </w:rPr>
        <w:t>aie vendu</w:t>
      </w:r>
    </w:p>
    <w:p w14:paraId="351A95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naie pouin souvent encouaragi; tandis qui dure,</w:t>
      </w:r>
    </w:p>
    <w:p w14:paraId="57DC9B87" w14:textId="5062097A"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I faut bayiè l’biaen v’nu: Nou </w:t>
      </w:r>
      <w:commentRangeStart w:id="54"/>
      <w:commentRangeStart w:id="55"/>
      <w:r>
        <w:rPr>
          <w:rFonts w:ascii="Times New Roman" w:hAnsi="Times New Roman"/>
          <w:color w:val="000000"/>
          <w:sz w:val="22"/>
          <w:szCs w:val="22"/>
        </w:rPr>
        <w:t>maghu</w:t>
      </w:r>
      <w:commentRangeEnd w:id="54"/>
      <w:r w:rsidR="007E0684">
        <w:rPr>
          <w:rStyle w:val="CommentReference"/>
          <w:rFonts w:cs="Mangal"/>
        </w:rPr>
        <w:commentReference w:id="54"/>
      </w:r>
      <w:commentRangeEnd w:id="55"/>
      <w:r w:rsidR="007E0684">
        <w:rPr>
          <w:rStyle w:val="CommentReference"/>
          <w:rFonts w:cs="Mangal"/>
        </w:rPr>
        <w:commentReference w:id="55"/>
      </w:r>
      <w:r>
        <w:rPr>
          <w:rFonts w:ascii="Times New Roman" w:hAnsi="Times New Roman"/>
          <w:color w:val="000000"/>
          <w:sz w:val="22"/>
          <w:szCs w:val="22"/>
        </w:rPr>
        <w:t xml:space="preserve"> seulemaen cie sé</w:t>
      </w:r>
    </w:p>
    <w:p w14:paraId="45477DB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dla la sauce dla viande aie la cerèmonie;</w:t>
      </w:r>
    </w:p>
    <w:p w14:paraId="62AF5A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compagnie s’rait nue sans chunna.</w:t>
      </w:r>
    </w:p>
    <w:p w14:paraId="7C2287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Chere qui m’fait r’souvni!</w:t>
      </w:r>
    </w:p>
    <w:p w14:paraId="53B8D4F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Oshteure digerai biaen shu kou maghrai, </w:t>
      </w:r>
    </w:p>
    <w:p w14:paraId="74CF06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bouanne santai aie daeux!</w:t>
      </w:r>
    </w:p>
    <w:p w14:paraId="453C6FD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Si pyait a vot majestai s’assyaie.</w:t>
      </w:r>
      <w:r>
        <w:rPr>
          <w:rFonts w:ascii="Times New Roman" w:hAnsi="Times New Roman"/>
          <w:color w:val="000000"/>
          <w:sz w:val="22"/>
          <w:szCs w:val="22"/>
        </w:rPr>
        <w:tab/>
      </w:r>
    </w:p>
    <w:p w14:paraId="3A9AC87F" w14:textId="77777777" w:rsidR="00E324CC" w:rsidRDefault="00E324CC">
      <w:pPr>
        <w:rPr>
          <w:rFonts w:ascii="Times New Roman" w:hAnsi="Times New Roman"/>
          <w:color w:val="000000"/>
          <w:sz w:val="22"/>
          <w:szCs w:val="22"/>
        </w:rPr>
      </w:pPr>
    </w:p>
    <w:p w14:paraId="5F0A779E"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t>La vision d’Banquo s’leve et s’assyait a la pièche de Macbeth.</w:t>
      </w:r>
    </w:p>
    <w:p w14:paraId="2F9BCD2E" w14:textId="77777777" w:rsidR="00E324CC" w:rsidRDefault="00E324CC">
      <w:pPr>
        <w:rPr>
          <w:rFonts w:ascii="Times New Roman" w:hAnsi="Times New Roman"/>
          <w:color w:val="000000"/>
          <w:sz w:val="22"/>
          <w:szCs w:val="22"/>
        </w:rPr>
      </w:pPr>
    </w:p>
    <w:p w14:paraId="071B1C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J’eraemes oshteure l’honneur d’not pais sous not faie, </w:t>
      </w:r>
    </w:p>
    <w:p w14:paraId="36327BC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j’avaemes la graciaeux personne de Banquo ichin;</w:t>
      </w:r>
    </w:p>
    <w:p w14:paraId="49C46C65" w14:textId="3267FF0D" w:rsidR="00E324CC" w:rsidRDefault="00000000">
      <w:pPr>
        <w:rPr>
          <w:rFonts w:ascii="Times New Roman" w:hAnsi="Times New Roman"/>
          <w:color w:val="000000"/>
          <w:sz w:val="22"/>
          <w:szCs w:val="22"/>
        </w:rPr>
      </w:pPr>
      <w:r>
        <w:rPr>
          <w:rFonts w:ascii="Times New Roman" w:hAnsi="Times New Roman"/>
          <w:color w:val="000000"/>
          <w:sz w:val="22"/>
          <w:szCs w:val="22"/>
        </w:rPr>
        <w:tab/>
        <w:t>Que j’peux pu tot ac</w:t>
      </w:r>
      <w:r w:rsidR="00596B29">
        <w:rPr>
          <w:rFonts w:ascii="Times New Roman" w:hAnsi="Times New Roman"/>
          <w:color w:val="000000"/>
          <w:sz w:val="22"/>
          <w:szCs w:val="22"/>
        </w:rPr>
        <w:t>ue</w:t>
      </w:r>
      <w:r>
        <w:rPr>
          <w:rFonts w:ascii="Times New Roman" w:hAnsi="Times New Roman"/>
          <w:color w:val="000000"/>
          <w:sz w:val="22"/>
          <w:szCs w:val="22"/>
        </w:rPr>
        <w:t>zai d’manque de civilitai</w:t>
      </w:r>
    </w:p>
    <w:p w14:paraId="0F7F41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d’pityai pour mauvaise chance!</w:t>
      </w:r>
    </w:p>
    <w:p w14:paraId="1FFBBBD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Li pouin ichin, mousieu,</w:t>
      </w:r>
    </w:p>
    <w:p w14:paraId="176126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Met </w:t>
      </w:r>
      <w:r>
        <w:rPr>
          <w:rFonts w:ascii="Times New Roman" w:hAnsi="Times New Roman"/>
          <w:color w:val="000000"/>
          <w:sz w:val="22"/>
          <w:szCs w:val="22"/>
          <w:highlight w:val="white"/>
        </w:rPr>
        <w:t>dla byasme su sa promisse. Si pyait a vot majestai</w:t>
      </w:r>
    </w:p>
    <w:p w14:paraId="05188E30" w14:textId="77777777" w:rsidR="00E324CC" w:rsidRDefault="00000000">
      <w:pPr>
        <w:rPr>
          <w:rFonts w:hint="eastAsia"/>
        </w:rPr>
      </w:pPr>
      <w:r>
        <w:rPr>
          <w:rFonts w:ascii="Times New Roman" w:hAnsi="Times New Roman"/>
          <w:color w:val="000000"/>
          <w:sz w:val="22"/>
          <w:szCs w:val="22"/>
          <w:highlight w:val="white"/>
        </w:rPr>
        <w:tab/>
        <w:t xml:space="preserve">Nou </w:t>
      </w:r>
      <w:r>
        <w:rPr>
          <w:rFonts w:ascii="Times New Roman" w:hAnsi="Times New Roman"/>
          <w:color w:val="000000"/>
          <w:sz w:val="22"/>
          <w:szCs w:val="22"/>
        </w:rPr>
        <w:t xml:space="preserve">favorizai </w:t>
      </w:r>
      <w:r>
        <w:rPr>
          <w:rFonts w:ascii="Times New Roman" w:hAnsi="Times New Roman"/>
          <w:color w:val="000000"/>
          <w:sz w:val="22"/>
          <w:szCs w:val="22"/>
          <w:highlight w:val="white"/>
        </w:rPr>
        <w:t>auve vot royale compagnie.</w:t>
      </w:r>
    </w:p>
    <w:p w14:paraId="1A137346"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La tablle aie pyaine.</w:t>
      </w:r>
    </w:p>
    <w:p w14:paraId="773A01D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Len: </w:t>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Ichin une pieche gardaie, mousieu.</w:t>
      </w:r>
    </w:p>
    <w:p w14:paraId="07669FC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Eyou?</w:t>
      </w:r>
    </w:p>
    <w:p w14:paraId="070B7D91"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Len: Ichin, men Seigneur. Kaie qui touche vot majestai?</w:t>
      </w:r>
    </w:p>
    <w:p w14:paraId="5EDCDDF8"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L’kiei d’vou qua fait shunshin?</w:t>
      </w:r>
    </w:p>
    <w:p w14:paraId="5A3C591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Seigneurs: </w:t>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Qui, men bouan Seigneur?</w:t>
      </w:r>
    </w:p>
    <w:p w14:paraId="5831E98B" w14:textId="5AB05C14"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Macb:</w:t>
      </w:r>
      <w:r>
        <w:rPr>
          <w:rFonts w:ascii="Times New Roman" w:hAnsi="Times New Roman"/>
          <w:color w:val="000000"/>
          <w:sz w:val="22"/>
          <w:szCs w:val="22"/>
        </w:rPr>
        <w:t xml:space="preserve"> Tu n’peux poui</w:t>
      </w:r>
      <w:r>
        <w:rPr>
          <w:rFonts w:ascii="Times New Roman" w:hAnsi="Times New Roman"/>
          <w:color w:val="000000"/>
          <w:sz w:val="22"/>
          <w:szCs w:val="22"/>
          <w:highlight w:val="white"/>
        </w:rPr>
        <w:t xml:space="preserve">n dire que </w:t>
      </w:r>
      <w:r w:rsidR="00596B29">
        <w:rPr>
          <w:rFonts w:ascii="Times New Roman" w:hAnsi="Times New Roman"/>
          <w:color w:val="000000"/>
          <w:sz w:val="22"/>
          <w:szCs w:val="22"/>
          <w:highlight w:val="white"/>
        </w:rPr>
        <w:t>jl</w:t>
      </w:r>
      <w:r>
        <w:rPr>
          <w:rFonts w:ascii="Times New Roman" w:hAnsi="Times New Roman"/>
          <w:color w:val="000000"/>
          <w:sz w:val="22"/>
          <w:szCs w:val="22"/>
          <w:highlight w:val="white"/>
        </w:rPr>
        <w:t xml:space="preserve"> </w:t>
      </w:r>
      <w:r w:rsidR="00596B29">
        <w:rPr>
          <w:rFonts w:ascii="Times New Roman" w:hAnsi="Times New Roman"/>
          <w:color w:val="000000"/>
          <w:sz w:val="22"/>
          <w:szCs w:val="22"/>
          <w:highlight w:val="white"/>
        </w:rPr>
        <w:t>‘</w:t>
      </w:r>
      <w:r>
        <w:rPr>
          <w:rFonts w:ascii="Times New Roman" w:hAnsi="Times New Roman"/>
          <w:color w:val="000000"/>
          <w:sz w:val="22"/>
          <w:szCs w:val="22"/>
          <w:highlight w:val="white"/>
        </w:rPr>
        <w:t>ait fait: n’shaque pouin</w:t>
      </w:r>
    </w:p>
    <w:p w14:paraId="0DD969D1"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Taie corles sangyais su mé.</w:t>
      </w:r>
    </w:p>
    <w:p w14:paraId="68BD351D"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Ros: Mesieux, butoue; sa majestai naie pouin biaen.</w:t>
      </w:r>
    </w:p>
    <w:p w14:paraId="3DAB9099"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D Mbeth: Restai assis, bouans z’amis: men Seigneur aie souvent d’meme,</w:t>
      </w:r>
    </w:p>
    <w:p w14:paraId="79D7091B"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a tourjoue etai d’meme: j’vou suppyie restai assis;</w:t>
      </w:r>
    </w:p>
    <w:p w14:paraId="4985549B" w14:textId="3AC95A9C"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Sh’naie que d’qu</w:t>
      </w:r>
      <w:r w:rsidR="00596B29">
        <w:rPr>
          <w:rFonts w:ascii="Times New Roman" w:hAnsi="Times New Roman"/>
          <w:color w:val="000000"/>
          <w:sz w:val="22"/>
          <w:szCs w:val="22"/>
          <w:highlight w:val="white"/>
        </w:rPr>
        <w:t>è</w:t>
      </w:r>
      <w:r>
        <w:rPr>
          <w:rFonts w:ascii="Times New Roman" w:hAnsi="Times New Roman"/>
          <w:color w:val="000000"/>
          <w:sz w:val="22"/>
          <w:szCs w:val="22"/>
          <w:highlight w:val="white"/>
        </w:rPr>
        <w:t xml:space="preserve"> d’un moment su une pensaie</w:t>
      </w:r>
    </w:p>
    <w:p w14:paraId="1B0BABA2"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I s’ra derchè biaen. Si vou le r’merquie ardi </w:t>
      </w:r>
    </w:p>
    <w:p w14:paraId="29C419DA"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Vou l’gerverai et l’mettrai biaen pière</w:t>
      </w:r>
    </w:p>
    <w:p w14:paraId="63209C48" w14:textId="2827805C"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Maghie et n’le r’gardai pouin. Aites t</w:t>
      </w:r>
      <w:r w:rsidR="00B63CEC">
        <w:rPr>
          <w:rFonts w:ascii="Times New Roman" w:hAnsi="Times New Roman"/>
          <w:color w:val="000000"/>
          <w:sz w:val="22"/>
          <w:szCs w:val="22"/>
          <w:highlight w:val="white"/>
        </w:rPr>
        <w:t>o</w:t>
      </w:r>
      <w:r>
        <w:rPr>
          <w:rFonts w:ascii="Times New Roman" w:hAnsi="Times New Roman"/>
          <w:color w:val="000000"/>
          <w:sz w:val="22"/>
          <w:szCs w:val="22"/>
          <w:highlight w:val="white"/>
        </w:rPr>
        <w:t>u</w:t>
      </w:r>
      <w:r w:rsidR="00B63CEC">
        <w:rPr>
          <w:rFonts w:ascii="Times New Roman" w:hAnsi="Times New Roman"/>
          <w:color w:val="000000"/>
          <w:sz w:val="22"/>
          <w:szCs w:val="22"/>
          <w:highlight w:val="white"/>
        </w:rPr>
        <w:t>s</w:t>
      </w:r>
      <w:r>
        <w:rPr>
          <w:rFonts w:ascii="Times New Roman" w:hAnsi="Times New Roman"/>
          <w:color w:val="000000"/>
          <w:sz w:val="22"/>
          <w:szCs w:val="22"/>
          <w:highlight w:val="white"/>
        </w:rPr>
        <w:t xml:space="preserve"> un homme?</w:t>
      </w:r>
    </w:p>
    <w:p w14:paraId="7518590F"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Oui, et un couaraghaeux, qu’oze r’gardai su</w:t>
      </w:r>
    </w:p>
    <w:p w14:paraId="421D8BA9"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Shu qui effrierait l’guiablle.</w:t>
      </w:r>
    </w:p>
    <w:p w14:paraId="0283ABF0"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D Mbeth: </w:t>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O biau boucas!</w:t>
      </w:r>
    </w:p>
    <w:p w14:paraId="1067CBFD"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Sh’aie la l’meme pourterêt d’vot craiente;</w:t>
      </w:r>
    </w:p>
    <w:p w14:paraId="79096C6B" w14:textId="59A5E95D"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Sh’aie ichin l’cout</w:t>
      </w:r>
      <w:r w:rsidR="00B63CEC">
        <w:rPr>
          <w:rFonts w:ascii="Times New Roman" w:hAnsi="Times New Roman"/>
          <w:color w:val="000000"/>
          <w:sz w:val="22"/>
          <w:szCs w:val="22"/>
          <w:highlight w:val="white"/>
        </w:rPr>
        <w:t>è</w:t>
      </w:r>
      <w:r>
        <w:rPr>
          <w:rFonts w:ascii="Times New Roman" w:hAnsi="Times New Roman"/>
          <w:color w:val="000000"/>
          <w:sz w:val="22"/>
          <w:szCs w:val="22"/>
          <w:highlight w:val="white"/>
        </w:rPr>
        <w:t xml:space="preserve"> dessinai dl’air, de qui, vou dites,</w:t>
      </w:r>
    </w:p>
    <w:p w14:paraId="79914EF6" w14:textId="4BD548FB"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Qui vou m’ni a Duncan. O! sh’aie tersautt</w:t>
      </w:r>
      <w:r w:rsidR="00B63CEC">
        <w:rPr>
          <w:rFonts w:ascii="Times New Roman" w:hAnsi="Times New Roman"/>
          <w:color w:val="000000"/>
          <w:sz w:val="22"/>
          <w:szCs w:val="22"/>
          <w:highlight w:val="white"/>
        </w:rPr>
        <w:t>r</w:t>
      </w:r>
      <w:r>
        <w:rPr>
          <w:rFonts w:ascii="Times New Roman" w:hAnsi="Times New Roman"/>
          <w:color w:val="000000"/>
          <w:sz w:val="22"/>
          <w:szCs w:val="22"/>
          <w:highlight w:val="white"/>
        </w:rPr>
        <w:t>ies et effraies ichin,</w:t>
      </w:r>
    </w:p>
    <w:p w14:paraId="568F2A9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Pouin la vr</w:t>
      </w:r>
      <w:r>
        <w:rPr>
          <w:rFonts w:ascii="Times New Roman" w:hAnsi="Times New Roman"/>
          <w:color w:val="000000"/>
          <w:sz w:val="22"/>
          <w:szCs w:val="22"/>
        </w:rPr>
        <w:t>aie craiente entou s’raie ardi propres</w:t>
      </w:r>
    </w:p>
    <w:p w14:paraId="4D61494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ab/>
        <w:t>Pour une histouaire de femme apres un faeu d’hiver,</w:t>
      </w:r>
    </w:p>
    <w:p w14:paraId="28461180" w14:textId="77777777" w:rsidR="00E324CC" w:rsidRDefault="00000000">
      <w:pPr>
        <w:rPr>
          <w:rFonts w:hint="eastAsia"/>
        </w:rPr>
      </w:pPr>
      <w:r>
        <w:rPr>
          <w:rFonts w:ascii="Times New Roman" w:hAnsi="Times New Roman"/>
          <w:color w:val="000000"/>
          <w:sz w:val="22"/>
          <w:szCs w:val="22"/>
        </w:rPr>
        <w:tab/>
        <w:t>Autorizaies</w:t>
      </w:r>
      <w:r>
        <w:rPr>
          <w:rFonts w:ascii="Times New Roman" w:hAnsi="Times New Roman"/>
          <w:color w:val="000000"/>
          <w:sz w:val="22"/>
          <w:szCs w:val="22"/>
          <w:highlight w:val="white"/>
        </w:rPr>
        <w:t xml:space="preserve"> par sa grande mere. Honte ahontaghie!</w:t>
      </w:r>
    </w:p>
    <w:p w14:paraId="231A1F03"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Pourqui kou faizai d’itailes gestes? Quand tout aie parai</w:t>
      </w:r>
    </w:p>
    <w:p w14:paraId="3C2482D1"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 xml:space="preserve">I n’faut pouin en prendre couaintize. </w:t>
      </w:r>
    </w:p>
    <w:p w14:paraId="5FBB65C3"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Mac: Jt’en prie, r’garde la! vai tu! r’garde! n’dis pouin d’autre! </w:t>
      </w:r>
    </w:p>
    <w:p w14:paraId="333BE1E0" w14:textId="4CF674B1"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Que, kaie que jm’en sie? s’tu peux shaqu</w:t>
      </w:r>
      <w:r w:rsidR="00B63CEC">
        <w:rPr>
          <w:rFonts w:ascii="Times New Roman" w:hAnsi="Times New Roman"/>
          <w:color w:val="000000"/>
          <w:sz w:val="22"/>
          <w:szCs w:val="22"/>
          <w:highlight w:val="white"/>
        </w:rPr>
        <w:t>è</w:t>
      </w:r>
      <w:r>
        <w:rPr>
          <w:rFonts w:ascii="Times New Roman" w:hAnsi="Times New Roman"/>
          <w:color w:val="000000"/>
          <w:sz w:val="22"/>
          <w:szCs w:val="22"/>
          <w:highlight w:val="white"/>
        </w:rPr>
        <w:t xml:space="preserve"> la tete, pahle etou.</w:t>
      </w:r>
    </w:p>
    <w:p w14:paraId="1B5527C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 xml:space="preserve">Si nos maisons a morts et nos fosses envie </w:t>
      </w:r>
    </w:p>
    <w:p w14:paraId="2CE3586E"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Laie siaens qu j’enterron derchè nos tombaies</w:t>
      </w:r>
    </w:p>
    <w:p w14:paraId="28C43FB7" w14:textId="40A509A5"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S’rons lz’</w:t>
      </w:r>
      <w:r>
        <w:rPr>
          <w:rFonts w:ascii="Times New Roman" w:hAnsi="Times New Roman"/>
          <w:color w:val="000000"/>
          <w:sz w:val="22"/>
          <w:szCs w:val="22"/>
        </w:rPr>
        <w:t>estou</w:t>
      </w:r>
      <w:r w:rsidR="00F24679">
        <w:rPr>
          <w:rFonts w:ascii="Times New Roman" w:hAnsi="Times New Roman"/>
          <w:color w:val="000000"/>
          <w:sz w:val="22"/>
          <w:szCs w:val="22"/>
        </w:rPr>
        <w:t>â</w:t>
      </w:r>
      <w:r>
        <w:rPr>
          <w:rFonts w:ascii="Times New Roman" w:hAnsi="Times New Roman"/>
          <w:color w:val="000000"/>
          <w:sz w:val="22"/>
          <w:szCs w:val="22"/>
        </w:rPr>
        <w:t xml:space="preserve">ts daie mouissons. </w:t>
      </w:r>
      <w:r>
        <w:rPr>
          <w:rFonts w:ascii="Times New Roman" w:hAnsi="Times New Roman"/>
          <w:color w:val="000000"/>
          <w:sz w:val="22"/>
          <w:szCs w:val="22"/>
        </w:rPr>
        <w:tab/>
      </w:r>
      <w:r>
        <w:rPr>
          <w:rFonts w:ascii="Times New Roman" w:hAnsi="Times New Roman"/>
          <w:color w:val="000000"/>
          <w:sz w:val="22"/>
          <w:szCs w:val="22"/>
        </w:rPr>
        <w:tab/>
        <w:t>[La vision disparait]</w:t>
      </w:r>
    </w:p>
    <w:p w14:paraId="0BCD1B76" w14:textId="166FC527" w:rsidR="00E324CC" w:rsidRDefault="00000000">
      <w:pPr>
        <w:rPr>
          <w:rFonts w:ascii="Times New Roman" w:hAnsi="Times New Roman"/>
          <w:color w:val="000000"/>
          <w:sz w:val="22"/>
          <w:szCs w:val="22"/>
          <w:highlight w:val="white"/>
        </w:rPr>
      </w:pPr>
      <w:r>
        <w:rPr>
          <w:rFonts w:ascii="Times New Roman" w:hAnsi="Times New Roman"/>
          <w:color w:val="000000"/>
          <w:sz w:val="22"/>
          <w:szCs w:val="22"/>
        </w:rPr>
        <w:t xml:space="preserve">D Mac: </w:t>
      </w:r>
      <w:r>
        <w:rPr>
          <w:rFonts w:ascii="Times New Roman" w:hAnsi="Times New Roman"/>
          <w:color w:val="000000"/>
          <w:sz w:val="22"/>
          <w:szCs w:val="22"/>
        </w:rPr>
        <w:tab/>
      </w:r>
      <w:r>
        <w:rPr>
          <w:rFonts w:ascii="Times New Roman" w:hAnsi="Times New Roman"/>
          <w:color w:val="000000"/>
          <w:sz w:val="22"/>
          <w:szCs w:val="22"/>
          <w:highlight w:val="white"/>
        </w:rPr>
        <w:tab/>
        <w:t>Qui! en</w:t>
      </w:r>
      <w:r w:rsidR="00F24679">
        <w:rPr>
          <w:rFonts w:ascii="Times New Roman" w:hAnsi="Times New Roman"/>
          <w:color w:val="000000"/>
          <w:sz w:val="22"/>
          <w:szCs w:val="22"/>
          <w:highlight w:val="white"/>
        </w:rPr>
        <w:t>k</w:t>
      </w:r>
      <w:r>
        <w:rPr>
          <w:rFonts w:ascii="Times New Roman" w:hAnsi="Times New Roman"/>
          <w:color w:val="000000"/>
          <w:sz w:val="22"/>
          <w:szCs w:val="22"/>
          <w:highlight w:val="white"/>
        </w:rPr>
        <w:t xml:space="preserve">airemaen deranghi shu caoup? </w:t>
      </w:r>
    </w:p>
    <w:p w14:paraId="56A33863"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Comme je sie butai ichin, jl’ait veux.</w:t>
      </w:r>
    </w:p>
    <w:p w14:paraId="4EB7027C"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D Mbeth: </w:t>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Honte, kiei honte!</w:t>
      </w:r>
    </w:p>
    <w:p w14:paraId="5DE724B0" w14:textId="58EB2436"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Macb: Ya yeux du sang purai d’vant oshteure, dans l’vi</w:t>
      </w:r>
      <w:r w:rsidR="00F24679">
        <w:rPr>
          <w:rFonts w:ascii="Times New Roman" w:hAnsi="Times New Roman"/>
          <w:color w:val="000000"/>
          <w:sz w:val="22"/>
          <w:szCs w:val="22"/>
          <w:highlight w:val="white"/>
        </w:rPr>
        <w:t>er</w:t>
      </w:r>
      <w:r>
        <w:rPr>
          <w:rFonts w:ascii="Times New Roman" w:hAnsi="Times New Roman"/>
          <w:color w:val="000000"/>
          <w:sz w:val="22"/>
          <w:szCs w:val="22"/>
          <w:highlight w:val="white"/>
        </w:rPr>
        <w:t xml:space="preserve"> temps,</w:t>
      </w:r>
    </w:p>
    <w:p w14:paraId="0777656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D’vant qu’la louai humaiene n’creux mis ordre la;</w:t>
      </w:r>
    </w:p>
    <w:p w14:paraId="0A79143B"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Vere, et depie etou, ya yeux daie meurtres de faits</w:t>
      </w:r>
    </w:p>
    <w:p w14:paraId="6209D4AD"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Trop taireiblles pour l’oraeille: l’temps a etai,</w:t>
      </w:r>
    </w:p>
    <w:p w14:paraId="2E30E85C"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Que, quand l’cherv</w:t>
      </w:r>
      <w:r>
        <w:rPr>
          <w:rFonts w:ascii="Times New Roman" w:hAnsi="Times New Roman"/>
          <w:color w:val="000000"/>
          <w:sz w:val="22"/>
          <w:szCs w:val="22"/>
        </w:rPr>
        <w:t>é</w:t>
      </w:r>
      <w:r>
        <w:rPr>
          <w:rFonts w:ascii="Times New Roman" w:hAnsi="Times New Roman"/>
          <w:color w:val="000000"/>
          <w:sz w:val="22"/>
          <w:szCs w:val="22"/>
          <w:highlight w:val="white"/>
        </w:rPr>
        <w:t xml:space="preserve"> etait hors, l’homme mouarait,</w:t>
      </w:r>
    </w:p>
    <w:p w14:paraId="254EE066"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y’avait une fin; mais oshteure i r’viaenne,</w:t>
      </w:r>
    </w:p>
    <w:p w14:paraId="5E036DC3"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Auve vint merques de meurtre su leux tetes,</w:t>
      </w:r>
    </w:p>
    <w:p w14:paraId="4496C155"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Et nou pousse de d’su nos caires: shunshin aie pu drole</w:t>
      </w:r>
    </w:p>
    <w:p w14:paraId="6683BE81"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Qu’un tiei meurtre naie.</w:t>
      </w:r>
    </w:p>
    <w:p w14:paraId="673058E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lastRenderedPageBreak/>
        <w:t xml:space="preserve">D Mbeth: </w:t>
      </w:r>
      <w:r>
        <w:rPr>
          <w:rFonts w:ascii="Times New Roman" w:hAnsi="Times New Roman"/>
          <w:color w:val="000000"/>
          <w:sz w:val="22"/>
          <w:szCs w:val="22"/>
          <w:highlight w:val="white"/>
        </w:rPr>
        <w:tab/>
      </w:r>
      <w:r>
        <w:rPr>
          <w:rFonts w:ascii="Times New Roman" w:hAnsi="Times New Roman"/>
          <w:color w:val="000000"/>
          <w:sz w:val="22"/>
          <w:szCs w:val="22"/>
          <w:highlight w:val="white"/>
        </w:rPr>
        <w:tab/>
        <w:t>Men famaeux Seigneur,</w:t>
      </w:r>
    </w:p>
    <w:p w14:paraId="44CF1099"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Vos noblles amis vou manque.</w:t>
      </w:r>
    </w:p>
    <w:p w14:paraId="56BC9B64"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 xml:space="preserve">Macb: </w:t>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J’rombile.</w:t>
      </w:r>
    </w:p>
    <w:p w14:paraId="1CA2350E"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N’saiyie pouin ravis d’mè, maie pu qu’chers amis;</w:t>
      </w:r>
    </w:p>
    <w:p w14:paraId="15DA18E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J’ait une drole d’infirmitai, qui naie riaen</w:t>
      </w:r>
    </w:p>
    <w:p w14:paraId="6AF92B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siaens qui m’counies. annon, amour et santai a tous;</w:t>
      </w:r>
    </w:p>
    <w:p w14:paraId="7404F86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pie jm’assyairait. bayie mè du vin tout fin pyaien:</w:t>
      </w:r>
    </w:p>
    <w:p w14:paraId="7DBB4E0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J’bêts pour la jouaie de toute la tabyaie,</w:t>
      </w:r>
    </w:p>
    <w:p w14:paraId="15AD5A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p>
    <w:p w14:paraId="36649A2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La vision s’leve</w:t>
      </w:r>
    </w:p>
    <w:p w14:paraId="4C79FC64" w14:textId="77777777" w:rsidR="00E324CC" w:rsidRDefault="00E324CC">
      <w:pPr>
        <w:rPr>
          <w:rFonts w:ascii="Times New Roman" w:hAnsi="Times New Roman"/>
          <w:color w:val="000000"/>
          <w:sz w:val="22"/>
          <w:szCs w:val="22"/>
        </w:rPr>
      </w:pPr>
    </w:p>
    <w:p w14:paraId="7ED473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 not cher ami Banquo, que j’manqueron;</w:t>
      </w:r>
    </w:p>
    <w:p w14:paraId="37677F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J’voudrais qui s’rait ichin! a li, et a tous, je b’von,</w:t>
      </w:r>
    </w:p>
    <w:p w14:paraId="18812A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 tous a tous.</w:t>
      </w:r>
    </w:p>
    <w:p w14:paraId="2E370DE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Seigneurs: </w:t>
      </w:r>
      <w:r>
        <w:rPr>
          <w:rFonts w:ascii="Times New Roman" w:hAnsi="Times New Roman"/>
          <w:color w:val="000000"/>
          <w:sz w:val="22"/>
          <w:szCs w:val="22"/>
        </w:rPr>
        <w:tab/>
      </w:r>
      <w:r>
        <w:rPr>
          <w:rFonts w:ascii="Times New Roman" w:hAnsi="Times New Roman"/>
          <w:color w:val="000000"/>
          <w:sz w:val="22"/>
          <w:szCs w:val="22"/>
        </w:rPr>
        <w:tab/>
        <w:t>Nos devoirs et not loyautai.</w:t>
      </w:r>
    </w:p>
    <w:p w14:paraId="111C9D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Va t’en! et quitte ma veux! Qu’la terre te muche!</w:t>
      </w:r>
    </w:p>
    <w:p w14:paraId="11C592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Tez oz sont sans mouelle, ten sang aie figui;</w:t>
      </w:r>
    </w:p>
    <w:p w14:paraId="63A232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Tu n’as aucune vie dans chez iers la</w:t>
      </w:r>
    </w:p>
    <w:p w14:paraId="607B8F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Auve qui tu r’garde </w:t>
      </w:r>
      <w:commentRangeStart w:id="56"/>
      <w:r>
        <w:rPr>
          <w:rFonts w:ascii="Times New Roman" w:hAnsi="Times New Roman"/>
          <w:color w:val="000000"/>
          <w:sz w:val="22"/>
          <w:szCs w:val="22"/>
        </w:rPr>
        <w:t>si etat atou</w:t>
      </w:r>
      <w:commentRangeEnd w:id="56"/>
      <w:r w:rsidR="008D76E8">
        <w:rPr>
          <w:rStyle w:val="CommentReference"/>
          <w:rFonts w:cs="Mangal"/>
        </w:rPr>
        <w:commentReference w:id="56"/>
      </w:r>
      <w:r>
        <w:rPr>
          <w:rFonts w:ascii="Times New Roman" w:hAnsi="Times New Roman"/>
          <w:color w:val="000000"/>
          <w:sz w:val="22"/>
          <w:szCs w:val="22"/>
        </w:rPr>
        <w:t xml:space="preserve">. </w:t>
      </w:r>
    </w:p>
    <w:p w14:paraId="7F4DD6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Pensai a shunshin, bouans pairs,</w:t>
      </w:r>
    </w:p>
    <w:p w14:paraId="681DB2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Comme a une affaire d’amorson: sh’naie riaen d’pu; </w:t>
      </w:r>
    </w:p>
    <w:p w14:paraId="5665BA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Sinon qua ruine le pyaiezi du temps.</w:t>
      </w:r>
    </w:p>
    <w:p w14:paraId="17C058C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Shu ql’homme oze, jl’oze etou: </w:t>
      </w:r>
    </w:p>
    <w:p w14:paraId="491BC0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Apperche té comme un </w:t>
      </w:r>
      <w:commentRangeStart w:id="57"/>
      <w:r>
        <w:rPr>
          <w:rFonts w:ascii="Times New Roman" w:hAnsi="Times New Roman"/>
          <w:color w:val="000000"/>
          <w:sz w:val="22"/>
          <w:szCs w:val="22"/>
        </w:rPr>
        <w:t>p’lu</w:t>
      </w:r>
      <w:commentRangeEnd w:id="57"/>
      <w:r w:rsidR="008D76E8">
        <w:rPr>
          <w:rStyle w:val="CommentReference"/>
          <w:rFonts w:cs="Mangal"/>
        </w:rPr>
        <w:commentReference w:id="57"/>
      </w:r>
      <w:r>
        <w:rPr>
          <w:rFonts w:ascii="Times New Roman" w:hAnsi="Times New Roman"/>
          <w:color w:val="000000"/>
          <w:sz w:val="22"/>
          <w:szCs w:val="22"/>
        </w:rPr>
        <w:t xml:space="preserve"> ours Russiaen,</w:t>
      </w:r>
    </w:p>
    <w:p w14:paraId="48BCD2D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 l’rhinocere armai, ou l’tigre d’Hyrcanie;</w:t>
      </w:r>
    </w:p>
    <w:p w14:paraId="0EF1825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Riaen aucune aut forme que shette la et maie fermes nerfs</w:t>
      </w:r>
    </w:p>
    <w:p w14:paraId="6220E2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Naen traembyerons pouin: ou seit en vie derché,</w:t>
      </w:r>
    </w:p>
    <w:p w14:paraId="22992FE7" w14:textId="27699002" w:rsidR="00E324CC" w:rsidRDefault="00000000">
      <w:pPr>
        <w:rPr>
          <w:rFonts w:ascii="Times New Roman" w:hAnsi="Times New Roman"/>
          <w:color w:val="000000"/>
          <w:sz w:val="22"/>
          <w:szCs w:val="22"/>
        </w:rPr>
      </w:pPr>
      <w:r>
        <w:rPr>
          <w:rFonts w:ascii="Times New Roman" w:hAnsi="Times New Roman"/>
          <w:color w:val="000000"/>
          <w:sz w:val="22"/>
          <w:szCs w:val="22"/>
        </w:rPr>
        <w:tab/>
        <w:t>Et invite mé au d’se</w:t>
      </w:r>
      <w:r w:rsidR="008D76E8">
        <w:rPr>
          <w:rFonts w:ascii="Times New Roman" w:hAnsi="Times New Roman"/>
          <w:color w:val="000000"/>
          <w:sz w:val="22"/>
          <w:szCs w:val="22"/>
        </w:rPr>
        <w:t>r</w:t>
      </w:r>
      <w:r>
        <w:rPr>
          <w:rFonts w:ascii="Times New Roman" w:hAnsi="Times New Roman"/>
          <w:color w:val="000000"/>
          <w:sz w:val="22"/>
          <w:szCs w:val="22"/>
        </w:rPr>
        <w:t>t auve ten sahbre;</w:t>
      </w:r>
    </w:p>
    <w:p w14:paraId="69CF7F2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en traembyant j’dis naennin dis donc d’mé</w:t>
      </w:r>
    </w:p>
    <w:p w14:paraId="584D7A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L’cragnon d’une fille. d’ichin, horriblle ombrage!</w:t>
      </w:r>
    </w:p>
    <w:p w14:paraId="2F559C2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[La vision disparait]</w:t>
      </w:r>
    </w:p>
    <w:p w14:paraId="0253F1F7" w14:textId="4FD90A8D" w:rsidR="00E324CC" w:rsidRDefault="00000000">
      <w:pPr>
        <w:rPr>
          <w:rFonts w:ascii="Times New Roman" w:hAnsi="Times New Roman"/>
          <w:color w:val="000000"/>
          <w:sz w:val="22"/>
          <w:szCs w:val="22"/>
        </w:rPr>
      </w:pPr>
      <w:r>
        <w:rPr>
          <w:rFonts w:ascii="Times New Roman" w:hAnsi="Times New Roman"/>
          <w:color w:val="000000"/>
          <w:sz w:val="22"/>
          <w:szCs w:val="22"/>
        </w:rPr>
        <w:tab/>
        <w:t>Fausse m</w:t>
      </w:r>
      <w:r w:rsidR="007C176F">
        <w:rPr>
          <w:rFonts w:ascii="Times New Roman" w:hAnsi="Times New Roman"/>
          <w:color w:val="000000"/>
          <w:sz w:val="22"/>
          <w:szCs w:val="22"/>
        </w:rPr>
        <w:t>o</w:t>
      </w:r>
      <w:r>
        <w:rPr>
          <w:rFonts w:ascii="Times New Roman" w:hAnsi="Times New Roman"/>
          <w:color w:val="000000"/>
          <w:sz w:val="22"/>
          <w:szCs w:val="22"/>
        </w:rPr>
        <w:t>querie, d’ichin! Pourqui d’meme; etant partie</w:t>
      </w:r>
    </w:p>
    <w:p w14:paraId="69763E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sie un homme derchè. j’vou prie, assyaivoue tranquille.</w:t>
      </w:r>
    </w:p>
    <w:p w14:paraId="785760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Mac: Vou z’avai ruinai l’pyaiezi, rompu la bouanne assembyaie.</w:t>
      </w:r>
    </w:p>
    <w:p w14:paraId="4B0EF4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un dz’ordre pouin a admirai.</w:t>
      </w:r>
    </w:p>
    <w:p w14:paraId="17BD329D" w14:textId="5476A261"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D’itai qu</w:t>
      </w:r>
      <w:r w:rsidR="007C176F">
        <w:rPr>
          <w:rFonts w:ascii="Times New Roman" w:hAnsi="Times New Roman"/>
          <w:color w:val="000000"/>
          <w:sz w:val="22"/>
          <w:szCs w:val="22"/>
        </w:rPr>
        <w:t>è</w:t>
      </w:r>
      <w:r>
        <w:rPr>
          <w:rFonts w:ascii="Times New Roman" w:hAnsi="Times New Roman"/>
          <w:color w:val="000000"/>
          <w:sz w:val="22"/>
          <w:szCs w:val="22"/>
        </w:rPr>
        <w:t xml:space="preserve"> peut ti etre,</w:t>
      </w:r>
    </w:p>
    <w:p w14:paraId="504B7212" w14:textId="6640574D" w:rsidR="00E324CC" w:rsidRDefault="00000000">
      <w:pPr>
        <w:rPr>
          <w:rFonts w:ascii="Times New Roman" w:hAnsi="Times New Roman"/>
          <w:color w:val="000000"/>
          <w:sz w:val="22"/>
          <w:szCs w:val="22"/>
        </w:rPr>
      </w:pPr>
      <w:r>
        <w:rPr>
          <w:rFonts w:ascii="Times New Roman" w:hAnsi="Times New Roman"/>
          <w:color w:val="000000"/>
          <w:sz w:val="22"/>
          <w:szCs w:val="22"/>
        </w:rPr>
        <w:tab/>
        <w:t>Et passai par su no</w:t>
      </w:r>
      <w:r w:rsidR="00371184">
        <w:rPr>
          <w:rFonts w:ascii="Times New Roman" w:hAnsi="Times New Roman"/>
          <w:color w:val="000000"/>
          <w:sz w:val="22"/>
          <w:szCs w:val="22"/>
        </w:rPr>
        <w:t>n</w:t>
      </w:r>
      <w:r>
        <w:rPr>
          <w:rFonts w:ascii="Times New Roman" w:hAnsi="Times New Roman"/>
          <w:color w:val="000000"/>
          <w:sz w:val="22"/>
          <w:szCs w:val="22"/>
        </w:rPr>
        <w:t xml:space="preserve"> comme un nuair d’etai,</w:t>
      </w:r>
    </w:p>
    <w:p w14:paraId="79640FD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Sans qu’ j’en pernon couaintize? Vou m’passai drole</w:t>
      </w:r>
    </w:p>
    <w:p w14:paraId="0EC10C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la manière et l’humeur que j’ait,</w:t>
      </w:r>
    </w:p>
    <w:p w14:paraId="1F1A3F03" w14:textId="4D620CAC" w:rsidR="00E324CC" w:rsidRDefault="00000000">
      <w:pPr>
        <w:rPr>
          <w:rFonts w:ascii="Times New Roman" w:hAnsi="Times New Roman"/>
          <w:color w:val="000000"/>
          <w:sz w:val="22"/>
          <w:szCs w:val="22"/>
        </w:rPr>
      </w:pPr>
      <w:r>
        <w:rPr>
          <w:rFonts w:ascii="Times New Roman" w:hAnsi="Times New Roman"/>
          <w:color w:val="000000"/>
          <w:sz w:val="22"/>
          <w:szCs w:val="22"/>
        </w:rPr>
        <w:tab/>
        <w:t>Quand j’pense oshteure kou pouvai v</w:t>
      </w:r>
      <w:r w:rsidR="007C176F">
        <w:rPr>
          <w:rFonts w:ascii="Times New Roman" w:hAnsi="Times New Roman"/>
          <w:color w:val="000000"/>
          <w:sz w:val="22"/>
          <w:szCs w:val="22"/>
        </w:rPr>
        <w:t>è</w:t>
      </w:r>
      <w:r>
        <w:rPr>
          <w:rFonts w:ascii="Times New Roman" w:hAnsi="Times New Roman"/>
          <w:color w:val="000000"/>
          <w:sz w:val="22"/>
          <w:szCs w:val="22"/>
        </w:rPr>
        <w:t>e d’etailes scenes,</w:t>
      </w:r>
    </w:p>
    <w:p w14:paraId="4CF0182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gardai l’rubis naturel d’vos jaues,</w:t>
      </w:r>
    </w:p>
    <w:p w14:paraId="31DC58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laie miaennes sont byanches de peux.</w:t>
      </w:r>
    </w:p>
    <w:p w14:paraId="6D2DC56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Kiei scenes, men Seigneur?</w:t>
      </w:r>
    </w:p>
    <w:p w14:paraId="0FFACA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J’vou z’en prie, n’pahlai pouin; i viaen d’piere en pière;</w:t>
      </w:r>
    </w:p>
    <w:p w14:paraId="234982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question l’erage. oshteure, bouanne gniet:</w:t>
      </w:r>
    </w:p>
    <w:p w14:paraId="561122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N’arraietai pouin pour l’ordre d’eaet liberais,</w:t>
      </w:r>
    </w:p>
    <w:p w14:paraId="6A738F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allouezen oshteure.</w:t>
      </w:r>
    </w:p>
    <w:p w14:paraId="6E51BD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Bouanne gniet; et qu’miyeure santai </w:t>
      </w:r>
    </w:p>
    <w:p w14:paraId="50E002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Serve sa majestai!</w:t>
      </w:r>
    </w:p>
    <w:p w14:paraId="3CCF1C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t>Un civile bouanne gniet a tous!</w:t>
      </w:r>
    </w:p>
    <w:p w14:paraId="70784688" w14:textId="458D0B4F"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w:t>
      </w:r>
      <w:commentRangeStart w:id="58"/>
      <w:r>
        <w:rPr>
          <w:rFonts w:ascii="Times New Roman" w:hAnsi="Times New Roman"/>
          <w:color w:val="000000"/>
          <w:sz w:val="22"/>
          <w:szCs w:val="22"/>
        </w:rPr>
        <w:t>Seie</w:t>
      </w:r>
      <w:commentRangeEnd w:id="58"/>
      <w:r w:rsidR="00315088">
        <w:rPr>
          <w:rStyle w:val="CommentReference"/>
          <w:rFonts w:cs="Mangal"/>
        </w:rPr>
        <w:commentReference w:id="58"/>
      </w:r>
      <w:r>
        <w:rPr>
          <w:rFonts w:ascii="Times New Roman" w:hAnsi="Times New Roman"/>
          <w:color w:val="000000"/>
          <w:sz w:val="22"/>
          <w:szCs w:val="22"/>
        </w:rPr>
        <w:t>t autres sorte]</w:t>
      </w:r>
    </w:p>
    <w:p w14:paraId="5136AF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I vors du sang, i dize; que l’sang vors du sang:</w:t>
      </w:r>
    </w:p>
    <w:p w14:paraId="3A0A5BFF" w14:textId="4EF7B3F5"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Nou za </w:t>
      </w:r>
      <w:r w:rsidR="00A26707">
        <w:rPr>
          <w:rFonts w:ascii="Times New Roman" w:hAnsi="Times New Roman"/>
          <w:color w:val="000000"/>
          <w:sz w:val="22"/>
          <w:szCs w:val="22"/>
        </w:rPr>
        <w:t>oui</w:t>
      </w:r>
      <w:r>
        <w:rPr>
          <w:rFonts w:ascii="Times New Roman" w:hAnsi="Times New Roman"/>
          <w:color w:val="000000"/>
          <w:sz w:val="22"/>
          <w:szCs w:val="22"/>
        </w:rPr>
        <w:t>pahlai d’roques boughiè et d’arbes pahlai;</w:t>
      </w:r>
    </w:p>
    <w:p w14:paraId="3A780C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Daie sines et dz’affaires pour arrivai ont etai amnaies</w:t>
      </w:r>
    </w:p>
    <w:p w14:paraId="2A7F5D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daie pies, daie mauves et daie corbins</w:t>
      </w:r>
    </w:p>
    <w:p w14:paraId="7344DB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pu profonds secrets du sang. commaie qu’ la gniet va?</w:t>
      </w:r>
    </w:p>
    <w:p w14:paraId="33A74547" w14:textId="13427D31" w:rsidR="00E324CC" w:rsidRDefault="00000000">
      <w:pPr>
        <w:rPr>
          <w:rFonts w:ascii="Times New Roman" w:hAnsi="Times New Roman"/>
          <w:color w:val="000000"/>
          <w:sz w:val="22"/>
          <w:szCs w:val="22"/>
        </w:rPr>
      </w:pPr>
      <w:r>
        <w:rPr>
          <w:rFonts w:ascii="Times New Roman" w:hAnsi="Times New Roman"/>
          <w:color w:val="000000"/>
          <w:sz w:val="22"/>
          <w:szCs w:val="22"/>
        </w:rPr>
        <w:t>D Mac: Al apperche du matin a paiene siei nou</w:t>
      </w:r>
      <w:r w:rsidR="004977D2">
        <w:rPr>
          <w:rFonts w:ascii="Times New Roman" w:hAnsi="Times New Roman"/>
          <w:color w:val="000000"/>
          <w:sz w:val="22"/>
          <w:szCs w:val="22"/>
        </w:rPr>
        <w:t>n</w:t>
      </w:r>
      <w:r>
        <w:rPr>
          <w:rFonts w:ascii="Times New Roman" w:hAnsi="Times New Roman"/>
          <w:color w:val="000000"/>
          <w:sz w:val="22"/>
          <w:szCs w:val="22"/>
        </w:rPr>
        <w:t xml:space="preserve"> qui.</w:t>
      </w:r>
    </w:p>
    <w:p w14:paraId="33199048"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Macb: Kaie qu’tu dis qu’ Macduff denie sa personne</w:t>
      </w:r>
    </w:p>
    <w:p w14:paraId="76C0EBA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not grand priement?</w:t>
      </w:r>
    </w:p>
    <w:p w14:paraId="621E3D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Mbeth: </w:t>
      </w:r>
      <w:r>
        <w:rPr>
          <w:rFonts w:ascii="Times New Roman" w:hAnsi="Times New Roman"/>
          <w:color w:val="000000"/>
          <w:sz w:val="22"/>
          <w:szCs w:val="22"/>
        </w:rPr>
        <w:tab/>
      </w:r>
      <w:r>
        <w:rPr>
          <w:rFonts w:ascii="Times New Roman" w:hAnsi="Times New Roman"/>
          <w:color w:val="000000"/>
          <w:sz w:val="22"/>
          <w:szCs w:val="22"/>
        </w:rPr>
        <w:tab/>
        <w:t xml:space="preserve">Avoue envyai a li, mousieu? </w:t>
      </w:r>
    </w:p>
    <w:p w14:paraId="3D30794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Jl’ait oui l’long du ch’min; mais j’envierait.</w:t>
      </w:r>
    </w:p>
    <w:p w14:paraId="07AA50F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N’yiaen a pouin yun d’aeux qui na pouin dans sa maison</w:t>
      </w:r>
    </w:p>
    <w:p w14:paraId="2BF022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 valet payi par mè. j’erait d’maien,</w:t>
      </w:r>
    </w:p>
    <w:p w14:paraId="367469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 temps, j’erait, aie soeurs sorchières:</w:t>
      </w:r>
    </w:p>
    <w:p w14:paraId="2B0692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Ils en diront pu, car oshteure je sie daisiddai d’savè,</w:t>
      </w:r>
    </w:p>
    <w:p w14:paraId="362A2AC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laie pières moyaens l’pière. pour men propre biaen</w:t>
      </w:r>
    </w:p>
    <w:p w14:paraId="0AB77C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Toutes laie causes cedrons: je sie dans l’sang </w:t>
      </w:r>
    </w:p>
    <w:p w14:paraId="3C2BE45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Imlibai si yiaen, que, quand j’en me douabais pouin pu, </w:t>
      </w:r>
    </w:p>
    <w:p w14:paraId="7AE3B9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marchiè pu yiaen ya ossi yiaen a r’virai.</w:t>
      </w:r>
    </w:p>
    <w:p w14:paraId="0D51DE78" w14:textId="0FBFAB2D" w:rsidR="00E324CC" w:rsidRDefault="00000000">
      <w:pPr>
        <w:rPr>
          <w:rFonts w:ascii="Times New Roman" w:hAnsi="Times New Roman"/>
          <w:color w:val="000000"/>
          <w:sz w:val="22"/>
          <w:szCs w:val="22"/>
        </w:rPr>
      </w:pPr>
      <w:r>
        <w:rPr>
          <w:rFonts w:ascii="Times New Roman" w:hAnsi="Times New Roman"/>
          <w:color w:val="000000"/>
          <w:sz w:val="22"/>
          <w:szCs w:val="22"/>
        </w:rPr>
        <w:tab/>
        <w:t>J’ait d’qu</w:t>
      </w:r>
      <w:r w:rsidR="004977D2">
        <w:rPr>
          <w:rFonts w:ascii="Times New Roman" w:hAnsi="Times New Roman"/>
          <w:color w:val="000000"/>
          <w:sz w:val="22"/>
          <w:szCs w:val="22"/>
        </w:rPr>
        <w:t>è</w:t>
      </w:r>
      <w:r>
        <w:rPr>
          <w:rFonts w:ascii="Times New Roman" w:hAnsi="Times New Roman"/>
          <w:color w:val="000000"/>
          <w:sz w:val="22"/>
          <w:szCs w:val="22"/>
        </w:rPr>
        <w:t>drole dans la tete qui s’ra mi su pi,</w:t>
      </w:r>
    </w:p>
    <w:p w14:paraId="18D0547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faut qui seit fait d’vant qui n’seit trop tard.</w:t>
      </w:r>
    </w:p>
    <w:p w14:paraId="0B45664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Mbeth: Vou manquie la sauce de toutes laie natures, l’dormi.</w:t>
      </w:r>
    </w:p>
    <w:p w14:paraId="007052E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Annon, j’iron dormi. maie droles d’ideès qui m’gene </w:t>
      </w:r>
    </w:p>
    <w:p w14:paraId="702873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Aie la jane craiente qui d’mande d’eaet amorse: </w:t>
      </w:r>
    </w:p>
    <w:p w14:paraId="5ADD45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simes acouare jane en actions.</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75BDE307" w14:textId="77777777" w:rsidR="00E324CC" w:rsidRDefault="00E324CC">
      <w:pPr>
        <w:rPr>
          <w:rFonts w:ascii="Times New Roman" w:hAnsi="Times New Roman"/>
          <w:color w:val="000000"/>
          <w:sz w:val="22"/>
          <w:szCs w:val="22"/>
        </w:rPr>
      </w:pPr>
    </w:p>
    <w:p w14:paraId="10BB81BA" w14:textId="77777777" w:rsidR="00E324CC" w:rsidRDefault="00E324CC">
      <w:pPr>
        <w:rPr>
          <w:rFonts w:ascii="Times New Roman" w:hAnsi="Times New Roman"/>
          <w:color w:val="000000"/>
          <w:sz w:val="22"/>
          <w:szCs w:val="22"/>
        </w:rPr>
      </w:pPr>
    </w:p>
    <w:p w14:paraId="046C6B8E"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5.</w:t>
      </w:r>
      <w:r>
        <w:rPr>
          <w:rFonts w:ascii="Times New Roman" w:hAnsi="Times New Roman"/>
          <w:color w:val="000000"/>
          <w:sz w:val="22"/>
          <w:szCs w:val="22"/>
        </w:rPr>
        <w:tab/>
        <w:t>La pyaiene Tonnerre.</w:t>
      </w:r>
    </w:p>
    <w:p w14:paraId="4E66D5CA" w14:textId="77777777" w:rsidR="00E324CC" w:rsidRDefault="00E324CC">
      <w:pPr>
        <w:jc w:val="center"/>
        <w:rPr>
          <w:rFonts w:ascii="Times New Roman" w:hAnsi="Times New Roman"/>
          <w:color w:val="000000"/>
          <w:sz w:val="22"/>
          <w:szCs w:val="22"/>
        </w:rPr>
      </w:pPr>
    </w:p>
    <w:p w14:paraId="5A2490DB" w14:textId="4F2C80FC" w:rsidR="00E324CC" w:rsidRDefault="00000000">
      <w:pPr>
        <w:jc w:val="center"/>
        <w:rPr>
          <w:rFonts w:ascii="Times New Roman" w:hAnsi="Times New Roman"/>
          <w:color w:val="000000"/>
          <w:sz w:val="22"/>
          <w:szCs w:val="22"/>
        </w:rPr>
      </w:pPr>
      <w:r>
        <w:rPr>
          <w:rFonts w:ascii="Times New Roman" w:hAnsi="Times New Roman"/>
          <w:color w:val="000000"/>
          <w:sz w:val="22"/>
          <w:szCs w:val="22"/>
        </w:rPr>
        <w:t>Hecate entre rencontrant laie tr</w:t>
      </w:r>
      <w:r w:rsidR="004977D2">
        <w:rPr>
          <w:rFonts w:ascii="Times New Roman" w:hAnsi="Times New Roman"/>
          <w:color w:val="000000"/>
          <w:sz w:val="22"/>
          <w:szCs w:val="22"/>
        </w:rPr>
        <w:t>e</w:t>
      </w:r>
      <w:r w:rsidR="005F18A0">
        <w:rPr>
          <w:rFonts w:ascii="Times New Roman" w:hAnsi="Times New Roman"/>
          <w:color w:val="000000"/>
          <w:sz w:val="22"/>
          <w:szCs w:val="22"/>
        </w:rPr>
        <w:t>é</w:t>
      </w:r>
      <w:r w:rsidR="007C5034">
        <w:rPr>
          <w:rFonts w:ascii="Times New Roman" w:hAnsi="Times New Roman"/>
          <w:color w:val="000000"/>
          <w:sz w:val="22"/>
          <w:szCs w:val="22"/>
        </w:rPr>
        <w:t xml:space="preserve"> </w:t>
      </w:r>
      <w:r>
        <w:rPr>
          <w:rFonts w:ascii="Times New Roman" w:hAnsi="Times New Roman"/>
          <w:color w:val="000000"/>
          <w:sz w:val="22"/>
          <w:szCs w:val="22"/>
        </w:rPr>
        <w:t>sorchières.</w:t>
      </w:r>
    </w:p>
    <w:p w14:paraId="47D5FFAB" w14:textId="77777777" w:rsidR="00E324CC" w:rsidRDefault="00E324CC">
      <w:pPr>
        <w:jc w:val="center"/>
        <w:rPr>
          <w:rFonts w:ascii="Times New Roman" w:hAnsi="Times New Roman"/>
          <w:color w:val="000000"/>
          <w:sz w:val="22"/>
          <w:szCs w:val="22"/>
        </w:rPr>
      </w:pPr>
    </w:p>
    <w:p w14:paraId="77BE225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Qui, qui oshteure? Hecate! vou paraissie gervaie.</w:t>
      </w:r>
    </w:p>
    <w:p w14:paraId="5438D1BA" w14:textId="4B7BF542" w:rsidR="00E324CC" w:rsidRDefault="00000000">
      <w:pPr>
        <w:rPr>
          <w:rFonts w:ascii="Times New Roman" w:hAnsi="Times New Roman"/>
          <w:color w:val="000000"/>
          <w:sz w:val="22"/>
          <w:szCs w:val="22"/>
        </w:rPr>
      </w:pPr>
      <w:r>
        <w:rPr>
          <w:rFonts w:ascii="Times New Roman" w:hAnsi="Times New Roman"/>
          <w:color w:val="000000"/>
          <w:sz w:val="22"/>
          <w:szCs w:val="22"/>
        </w:rPr>
        <w:t>Hec: Ait j</w:t>
      </w:r>
      <w:r w:rsidR="004977D2">
        <w:rPr>
          <w:rFonts w:ascii="Times New Roman" w:hAnsi="Times New Roman"/>
          <w:color w:val="000000"/>
          <w:sz w:val="22"/>
          <w:szCs w:val="22"/>
        </w:rPr>
        <w:t>u</w:t>
      </w:r>
      <w:r>
        <w:rPr>
          <w:rFonts w:ascii="Times New Roman" w:hAnsi="Times New Roman"/>
          <w:color w:val="000000"/>
          <w:sz w:val="22"/>
          <w:szCs w:val="22"/>
        </w:rPr>
        <w:t xml:space="preserve"> donc pouin raison d’pahlai,</w:t>
      </w:r>
    </w:p>
    <w:p w14:paraId="22D2B04D" w14:textId="3DFFC99E" w:rsidR="00E324CC" w:rsidRDefault="00000000">
      <w:pPr>
        <w:rPr>
          <w:rFonts w:ascii="Times New Roman" w:hAnsi="Times New Roman"/>
          <w:color w:val="000000"/>
          <w:sz w:val="22"/>
          <w:szCs w:val="22"/>
        </w:rPr>
      </w:pPr>
      <w:r>
        <w:rPr>
          <w:rFonts w:ascii="Times New Roman" w:hAnsi="Times New Roman"/>
          <w:color w:val="000000"/>
          <w:sz w:val="22"/>
          <w:szCs w:val="22"/>
        </w:rPr>
        <w:tab/>
        <w:t>Impudentes v</w:t>
      </w:r>
      <w:r w:rsidR="002B1F63">
        <w:rPr>
          <w:rFonts w:ascii="Times New Roman" w:hAnsi="Times New Roman"/>
          <w:color w:val="000000"/>
          <w:sz w:val="22"/>
          <w:szCs w:val="22"/>
        </w:rPr>
        <w:t>i</w:t>
      </w:r>
      <w:r>
        <w:rPr>
          <w:rFonts w:ascii="Times New Roman" w:hAnsi="Times New Roman"/>
          <w:color w:val="000000"/>
          <w:sz w:val="22"/>
          <w:szCs w:val="22"/>
        </w:rPr>
        <w:t>eilles? avoue ozai</w:t>
      </w:r>
    </w:p>
    <w:p w14:paraId="07C24AC0" w14:textId="6D7CC721" w:rsidR="00E324CC" w:rsidRDefault="00000000">
      <w:pPr>
        <w:rPr>
          <w:rFonts w:ascii="Times New Roman" w:hAnsi="Times New Roman"/>
          <w:color w:val="000000"/>
          <w:sz w:val="22"/>
          <w:szCs w:val="22"/>
        </w:rPr>
      </w:pPr>
      <w:r>
        <w:rPr>
          <w:rFonts w:ascii="Times New Roman" w:hAnsi="Times New Roman"/>
          <w:color w:val="000000"/>
          <w:sz w:val="22"/>
          <w:szCs w:val="22"/>
        </w:rPr>
        <w:tab/>
        <w:t>Parmi Macbeth maie</w:t>
      </w:r>
      <w:r w:rsidR="002B1F63">
        <w:rPr>
          <w:rFonts w:ascii="Times New Roman" w:hAnsi="Times New Roman"/>
          <w:color w:val="000000"/>
          <w:sz w:val="22"/>
          <w:szCs w:val="22"/>
        </w:rPr>
        <w:t>l</w:t>
      </w:r>
      <w:r>
        <w:rPr>
          <w:rFonts w:ascii="Times New Roman" w:hAnsi="Times New Roman"/>
          <w:color w:val="000000"/>
          <w:sz w:val="22"/>
          <w:szCs w:val="22"/>
        </w:rPr>
        <w:t>ai vos sorts</w:t>
      </w:r>
    </w:p>
    <w:p w14:paraId="43BA53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daie charmes et dz’affaires de mort;</w:t>
      </w:r>
    </w:p>
    <w:p w14:paraId="6EDBBCE8" w14:textId="4FCF921C" w:rsidR="002B1F63" w:rsidRDefault="002B1F63">
      <w:pPr>
        <w:rPr>
          <w:rFonts w:ascii="Times New Roman" w:hAnsi="Times New Roman"/>
          <w:color w:val="000000"/>
          <w:sz w:val="22"/>
          <w:szCs w:val="22"/>
        </w:rPr>
      </w:pPr>
      <w:r>
        <w:rPr>
          <w:rFonts w:ascii="Times New Roman" w:hAnsi="Times New Roman"/>
          <w:color w:val="000000"/>
          <w:sz w:val="22"/>
          <w:szCs w:val="22"/>
        </w:rPr>
        <w:tab/>
        <w:t>Et mè la maitresse de vos charmes</w:t>
      </w:r>
    </w:p>
    <w:p w14:paraId="5E30DE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mè, qui vou planne toutes vos gammes,</w:t>
      </w:r>
    </w:p>
    <w:p w14:paraId="13D1762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N’ait pouin etai applaie entou,</w:t>
      </w:r>
    </w:p>
    <w:p w14:paraId="65AD9F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mourtai ma glouaire etou?</w:t>
      </w:r>
    </w:p>
    <w:p w14:paraId="50DAACE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pie, acouare le pière, qu’en aie</w:t>
      </w:r>
    </w:p>
    <w:p w14:paraId="702764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un garcon debauchi sh’aie</w:t>
      </w:r>
    </w:p>
    <w:p w14:paraId="325581C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 </w:t>
      </w:r>
      <w:commentRangeStart w:id="59"/>
      <w:commentRangeStart w:id="60"/>
      <w:r>
        <w:rPr>
          <w:rFonts w:ascii="Times New Roman" w:hAnsi="Times New Roman"/>
          <w:color w:val="000000"/>
          <w:sz w:val="22"/>
          <w:szCs w:val="22"/>
        </w:rPr>
        <w:t>bruta</w:t>
      </w:r>
      <w:commentRangeEnd w:id="59"/>
      <w:r w:rsidR="00237E75">
        <w:rPr>
          <w:rStyle w:val="CommentReference"/>
          <w:rFonts w:cs="Mangal"/>
        </w:rPr>
        <w:commentReference w:id="59"/>
      </w:r>
      <w:commentRangeEnd w:id="60"/>
      <w:r w:rsidR="00237E75">
        <w:rPr>
          <w:rStyle w:val="CommentReference"/>
          <w:rFonts w:cs="Mangal"/>
        </w:rPr>
        <w:commentReference w:id="60"/>
      </w:r>
      <w:r>
        <w:rPr>
          <w:rFonts w:ascii="Times New Roman" w:hAnsi="Times New Roman"/>
          <w:color w:val="000000"/>
          <w:sz w:val="22"/>
          <w:szCs w:val="22"/>
        </w:rPr>
        <w:t xml:space="preserve"> qui comme d’autres etou,</w:t>
      </w:r>
    </w:p>
    <w:p w14:paraId="15605CC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Aieme</w:t>
      </w:r>
      <w:r>
        <w:rPr>
          <w:rFonts w:ascii="Times New Roman" w:hAnsi="Times New Roman"/>
          <w:color w:val="000000"/>
          <w:sz w:val="22"/>
          <w:szCs w:val="22"/>
          <w:highlight w:val="white"/>
        </w:rPr>
        <w:t xml:space="preserve"> pour saie buts, et pouin pour vou,</w:t>
      </w:r>
    </w:p>
    <w:p w14:paraId="2CD3FB9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Mais oshteure pour gardai not nom</w:t>
      </w:r>
    </w:p>
    <w:p w14:paraId="5B67734C"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Allai au pertu dl’Acheron</w:t>
      </w:r>
    </w:p>
    <w:p w14:paraId="2ABF013A"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Au matin la saiyie trouvaies</w:t>
      </w:r>
    </w:p>
    <w:p w14:paraId="7C9EE70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I viaendra pour sa destinaie:</w:t>
      </w:r>
    </w:p>
    <w:p w14:paraId="771128DE"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Vot </w:t>
      </w:r>
      <w:r>
        <w:rPr>
          <w:rFonts w:ascii="Times New Roman" w:hAnsi="Times New Roman"/>
          <w:color w:val="000000"/>
          <w:sz w:val="22"/>
          <w:szCs w:val="22"/>
        </w:rPr>
        <w:t>caueguière</w:t>
      </w:r>
      <w:r>
        <w:rPr>
          <w:rFonts w:ascii="Times New Roman" w:hAnsi="Times New Roman"/>
          <w:color w:val="000000"/>
          <w:sz w:val="22"/>
          <w:szCs w:val="22"/>
          <w:highlight w:val="white"/>
        </w:rPr>
        <w:t xml:space="preserve"> et vos charmes ayie</w:t>
      </w:r>
    </w:p>
    <w:p w14:paraId="6859B14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Et preparoue pour v</w:t>
      </w:r>
      <w:r>
        <w:rPr>
          <w:rFonts w:ascii="Times New Roman" w:hAnsi="Times New Roman"/>
          <w:color w:val="000000"/>
          <w:sz w:val="22"/>
          <w:szCs w:val="22"/>
        </w:rPr>
        <w:t>ot bouidrie.</w:t>
      </w:r>
    </w:p>
    <w:p w14:paraId="53F2C888"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Je sie pour l’air; chti gniet j’passerait</w:t>
      </w:r>
    </w:p>
    <w:p w14:paraId="2403FE26" w14:textId="291D95E9"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charmes d</w:t>
      </w:r>
      <w:commentRangeStart w:id="61"/>
      <w:commentRangeStart w:id="62"/>
      <w:r>
        <w:rPr>
          <w:rFonts w:ascii="Times New Roman" w:hAnsi="Times New Roman"/>
          <w:color w:val="000000"/>
          <w:sz w:val="22"/>
          <w:szCs w:val="22"/>
          <w:highlight w:val="white"/>
        </w:rPr>
        <w:t>’enfer jie prepar</w:t>
      </w:r>
      <w:r w:rsidR="0092124C">
        <w:rPr>
          <w:rFonts w:ascii="Times New Roman" w:hAnsi="Times New Roman"/>
          <w:color w:val="000000"/>
          <w:sz w:val="22"/>
          <w:szCs w:val="22"/>
          <w:highlight w:val="white"/>
        </w:rPr>
        <w:t>ek</w:t>
      </w:r>
      <w:r>
        <w:rPr>
          <w:rFonts w:ascii="Times New Roman" w:hAnsi="Times New Roman"/>
          <w:color w:val="000000"/>
          <w:sz w:val="22"/>
          <w:szCs w:val="22"/>
          <w:highlight w:val="white"/>
        </w:rPr>
        <w:t xml:space="preserve">ait: </w:t>
      </w:r>
      <w:commentRangeEnd w:id="61"/>
      <w:r w:rsidR="002A62B1">
        <w:rPr>
          <w:rStyle w:val="CommentReference"/>
          <w:rFonts w:cs="Mangal"/>
        </w:rPr>
        <w:commentReference w:id="61"/>
      </w:r>
      <w:commentRangeEnd w:id="62"/>
      <w:r w:rsidR="00B61DC9">
        <w:rPr>
          <w:rStyle w:val="CommentReference"/>
          <w:rFonts w:cs="Mangal"/>
        </w:rPr>
        <w:commentReference w:id="62"/>
      </w:r>
    </w:p>
    <w:p w14:paraId="4839AB21" w14:textId="6F0CE40F"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Devant </w:t>
      </w:r>
      <w:r>
        <w:rPr>
          <w:rFonts w:ascii="Times New Roman" w:hAnsi="Times New Roman"/>
          <w:color w:val="000000"/>
          <w:sz w:val="22"/>
          <w:szCs w:val="22"/>
        </w:rPr>
        <w:t>mej</w:t>
      </w:r>
      <w:r w:rsidR="002A62B1">
        <w:rPr>
          <w:rFonts w:ascii="Times New Roman" w:hAnsi="Times New Roman"/>
          <w:color w:val="000000"/>
          <w:sz w:val="22"/>
          <w:szCs w:val="22"/>
        </w:rPr>
        <w:t>e</w:t>
      </w:r>
      <w:r>
        <w:rPr>
          <w:rFonts w:ascii="Times New Roman" w:hAnsi="Times New Roman"/>
          <w:color w:val="000000"/>
          <w:sz w:val="22"/>
          <w:szCs w:val="22"/>
        </w:rPr>
        <w:t>u</w:t>
      </w:r>
      <w:r>
        <w:rPr>
          <w:rFonts w:ascii="Times New Roman" w:hAnsi="Times New Roman"/>
          <w:color w:val="000000"/>
          <w:sz w:val="22"/>
          <w:szCs w:val="22"/>
          <w:highlight w:val="white"/>
        </w:rPr>
        <w:t xml:space="preserve"> une grande affaire:</w:t>
      </w:r>
    </w:p>
    <w:p w14:paraId="6766FB1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Su l’couain dla lune que ya a faire</w:t>
      </w:r>
    </w:p>
    <w:p w14:paraId="74BB5C9F"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I </w:t>
      </w:r>
      <w:r>
        <w:rPr>
          <w:rFonts w:ascii="Times New Roman" w:hAnsi="Times New Roman"/>
          <w:color w:val="000000"/>
          <w:sz w:val="22"/>
          <w:szCs w:val="22"/>
        </w:rPr>
        <w:t>pend</w:t>
      </w:r>
      <w:r>
        <w:rPr>
          <w:rFonts w:ascii="Times New Roman" w:hAnsi="Times New Roman"/>
          <w:color w:val="000000"/>
          <w:sz w:val="22"/>
          <w:szCs w:val="22"/>
          <w:highlight w:val="white"/>
        </w:rPr>
        <w:t xml:space="preserve"> une goutte de saie fumaies; </w:t>
      </w:r>
    </w:p>
    <w:p w14:paraId="52DD339A"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Jl’erait biaen d’vant qu’su terre a kaie:</w:t>
      </w:r>
    </w:p>
    <w:p w14:paraId="0B116DE5"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Et par la magie distillaie</w:t>
      </w:r>
    </w:p>
    <w:p w14:paraId="36B1A097"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La forche daie charmes y s’ra causaie</w:t>
      </w:r>
    </w:p>
    <w:p w14:paraId="576A95C0"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par la fine forche qu’il erons</w:t>
      </w:r>
    </w:p>
    <w:p w14:paraId="2EFFB8DF"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 sa laie ruine i lie menrons:</w:t>
      </w:r>
    </w:p>
    <w:p w14:paraId="23641FDA"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I n’craira riaen dla mort entou</w:t>
      </w:r>
    </w:p>
    <w:p w14:paraId="5326A3B1"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D’la gene, dla peux, </w:t>
      </w:r>
      <w:r>
        <w:rPr>
          <w:rFonts w:ascii="Times New Roman" w:hAnsi="Times New Roman"/>
          <w:color w:val="000000"/>
          <w:sz w:val="22"/>
          <w:szCs w:val="22"/>
        </w:rPr>
        <w:t>rira e</w:t>
      </w:r>
      <w:r>
        <w:rPr>
          <w:rFonts w:ascii="Times New Roman" w:hAnsi="Times New Roman"/>
          <w:color w:val="000000"/>
          <w:sz w:val="22"/>
          <w:szCs w:val="22"/>
          <w:highlight w:val="white"/>
        </w:rPr>
        <w:t>tou;</w:t>
      </w:r>
    </w:p>
    <w:p w14:paraId="0C62B1AB"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vou savai qu’ securitai</w:t>
      </w:r>
    </w:p>
    <w:p w14:paraId="4146A3F8" w14:textId="5C95FA2D"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Aie l’ennemie dl’humanitai.</w:t>
      </w:r>
    </w:p>
    <w:p w14:paraId="4E0D396F"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lastRenderedPageBreak/>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[Chanson: en d’dans ‘V’nai donc, v’nai donc’ &amp;c]</w:t>
      </w:r>
    </w:p>
    <w:p w14:paraId="6C613715" w14:textId="00AB6B64"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Ecoutai no</w:t>
      </w:r>
      <w:r w:rsidR="00C637E0">
        <w:rPr>
          <w:rFonts w:ascii="Times New Roman" w:hAnsi="Times New Roman"/>
          <w:color w:val="000000"/>
          <w:sz w:val="22"/>
          <w:szCs w:val="22"/>
          <w:highlight w:val="white"/>
        </w:rPr>
        <w:t>n</w:t>
      </w:r>
      <w:r>
        <w:rPr>
          <w:rFonts w:ascii="Times New Roman" w:hAnsi="Times New Roman"/>
          <w:color w:val="000000"/>
          <w:sz w:val="22"/>
          <w:szCs w:val="22"/>
          <w:highlight w:val="white"/>
        </w:rPr>
        <w:t>! m’crie; men p’tit espirit, vaiyoue,</w:t>
      </w:r>
    </w:p>
    <w:p w14:paraId="688AFFB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Aie assis su un nuair brunaeux, et arraiete pour mè.</w:t>
      </w:r>
    </w:p>
    <w:p w14:paraId="3780D64A"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[A sort]</w:t>
      </w:r>
    </w:p>
    <w:p w14:paraId="64A9A14F"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1 Sor: Annon, i faut s’daipeichiè; a s’ra al heure ichin.</w:t>
      </w:r>
    </w:p>
    <w:p w14:paraId="5A9E3807"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r>
      <w:r>
        <w:rPr>
          <w:rFonts w:ascii="Times New Roman" w:hAnsi="Times New Roman"/>
          <w:color w:val="000000"/>
          <w:sz w:val="22"/>
          <w:szCs w:val="22"/>
          <w:highlight w:val="white"/>
        </w:rPr>
        <w:tab/>
        <w:t>[I sorte]</w:t>
      </w:r>
    </w:p>
    <w:p w14:paraId="02D846B4" w14:textId="77777777" w:rsidR="00E324CC" w:rsidRDefault="00E324CC">
      <w:pPr>
        <w:rPr>
          <w:rFonts w:ascii="Times New Roman" w:hAnsi="Times New Roman"/>
          <w:color w:val="000000"/>
          <w:sz w:val="22"/>
          <w:szCs w:val="22"/>
          <w:highlight w:val="white"/>
        </w:rPr>
      </w:pPr>
    </w:p>
    <w:p w14:paraId="3E1D18EB" w14:textId="77777777" w:rsidR="00E324CC" w:rsidRDefault="00E324CC">
      <w:pPr>
        <w:jc w:val="center"/>
        <w:rPr>
          <w:rFonts w:ascii="Times New Roman" w:hAnsi="Times New Roman"/>
          <w:color w:val="000000"/>
          <w:sz w:val="22"/>
          <w:szCs w:val="22"/>
          <w:highlight w:val="white"/>
        </w:rPr>
      </w:pPr>
    </w:p>
    <w:p w14:paraId="7D51CBAF" w14:textId="77777777" w:rsidR="00E324CC" w:rsidRDefault="00000000">
      <w:pPr>
        <w:jc w:val="center"/>
        <w:rPr>
          <w:rFonts w:hint="eastAsia"/>
        </w:rPr>
      </w:pPr>
      <w:r>
        <w:rPr>
          <w:rFonts w:ascii="Times New Roman" w:hAnsi="Times New Roman"/>
          <w:color w:val="000000"/>
          <w:sz w:val="22"/>
          <w:szCs w:val="22"/>
          <w:highlight w:val="white"/>
        </w:rPr>
        <w:t>Scene 6.</w:t>
      </w:r>
      <w:r>
        <w:rPr>
          <w:rFonts w:ascii="Times New Roman" w:hAnsi="Times New Roman"/>
          <w:color w:val="000000"/>
          <w:sz w:val="22"/>
          <w:szCs w:val="22"/>
          <w:highlight w:val="white"/>
        </w:rPr>
        <w:tab/>
        <w:t xml:space="preserve">Fores. </w:t>
      </w:r>
      <w:r>
        <w:rPr>
          <w:rFonts w:ascii="Times New Roman" w:hAnsi="Times New Roman"/>
          <w:color w:val="000000"/>
          <w:sz w:val="22"/>
          <w:szCs w:val="22"/>
          <w:highlight w:val="white"/>
        </w:rPr>
        <w:tab/>
        <w:t>Un endrè dans l’palais.</w:t>
      </w:r>
    </w:p>
    <w:p w14:paraId="45FFE106" w14:textId="77777777" w:rsidR="00E324CC" w:rsidRDefault="00E324CC">
      <w:pPr>
        <w:jc w:val="center"/>
        <w:rPr>
          <w:rFonts w:ascii="Times New Roman" w:hAnsi="Times New Roman"/>
          <w:color w:val="000000"/>
          <w:sz w:val="22"/>
          <w:szCs w:val="22"/>
          <w:highlight w:val="white"/>
        </w:rPr>
      </w:pPr>
    </w:p>
    <w:p w14:paraId="0468851D" w14:textId="77777777" w:rsidR="00E324CC" w:rsidRDefault="00000000">
      <w:pPr>
        <w:jc w:val="center"/>
        <w:rPr>
          <w:rFonts w:ascii="Times New Roman" w:hAnsi="Times New Roman"/>
          <w:color w:val="000000"/>
          <w:sz w:val="22"/>
          <w:szCs w:val="22"/>
          <w:highlight w:val="white"/>
        </w:rPr>
      </w:pPr>
      <w:r>
        <w:rPr>
          <w:rFonts w:ascii="Times New Roman" w:hAnsi="Times New Roman"/>
          <w:color w:val="000000"/>
          <w:sz w:val="22"/>
          <w:szCs w:val="22"/>
          <w:highlight w:val="white"/>
        </w:rPr>
        <w:t>Entre Lenox et un aut Seigneur</w:t>
      </w:r>
    </w:p>
    <w:p w14:paraId="38C76C86" w14:textId="77777777" w:rsidR="00E324CC" w:rsidRDefault="00E324CC">
      <w:pPr>
        <w:rPr>
          <w:rFonts w:ascii="Times New Roman" w:hAnsi="Times New Roman"/>
          <w:color w:val="000000"/>
          <w:sz w:val="22"/>
          <w:szCs w:val="22"/>
          <w:highlight w:val="white"/>
        </w:rPr>
      </w:pPr>
    </w:p>
    <w:p w14:paraId="559B12F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Len: Maie herangues passaies n’ont qu’frappai vos pensaies,</w:t>
      </w:r>
    </w:p>
    <w:p w14:paraId="39346A99"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Qui peuve en craire pu yiaen: seulemaen, j’dis</w:t>
      </w:r>
    </w:p>
    <w:p w14:paraId="2AEA3E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Lz’affaires ont etai drolemaen faites. l’graciaeux Duncan</w:t>
      </w:r>
    </w:p>
    <w:p w14:paraId="77719887" w14:textId="4B43830A" w:rsidR="00E324CC" w:rsidRDefault="00000000">
      <w:pPr>
        <w:rPr>
          <w:rFonts w:ascii="Times New Roman" w:hAnsi="Times New Roman"/>
          <w:color w:val="000000"/>
          <w:sz w:val="22"/>
          <w:szCs w:val="22"/>
        </w:rPr>
      </w:pPr>
      <w:r>
        <w:rPr>
          <w:rFonts w:ascii="Times New Roman" w:hAnsi="Times New Roman"/>
          <w:color w:val="000000"/>
          <w:sz w:val="22"/>
          <w:szCs w:val="22"/>
        </w:rPr>
        <w:tab/>
        <w:t>Fut pit</w:t>
      </w:r>
      <w:r w:rsidR="00C637E0">
        <w:rPr>
          <w:rFonts w:ascii="Times New Roman" w:hAnsi="Times New Roman"/>
          <w:color w:val="000000"/>
          <w:sz w:val="22"/>
          <w:szCs w:val="22"/>
        </w:rPr>
        <w:t>y</w:t>
      </w:r>
      <w:r>
        <w:rPr>
          <w:rFonts w:ascii="Times New Roman" w:hAnsi="Times New Roman"/>
          <w:color w:val="000000"/>
          <w:sz w:val="22"/>
          <w:szCs w:val="22"/>
        </w:rPr>
        <w:t>ai par Macbeth: giatre, il tait mort:</w:t>
      </w:r>
    </w:p>
    <w:p w14:paraId="5BF55E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l’bouan couaraghaeux Banquo marchi trop tard;</w:t>
      </w:r>
    </w:p>
    <w:p w14:paraId="6F33ED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Kou, pouvai dire, si vou pyait, qu’Fleance tui,</w:t>
      </w:r>
    </w:p>
    <w:p w14:paraId="362E6E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Car Fleance se paqui: </w:t>
      </w:r>
    </w:p>
    <w:p w14:paraId="2E5605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n’faut pouin que lz’hommes aille trop tard.</w:t>
      </w:r>
    </w:p>
    <w:p w14:paraId="35182DC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manque la pensaie comme il tait horriblle</w:t>
      </w:r>
    </w:p>
    <w:p w14:paraId="7BA019B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Malcolm et pour Donalbain</w:t>
      </w:r>
    </w:p>
    <w:p w14:paraId="480711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tuai leux graciaeux pere? veritai damnaie!</w:t>
      </w:r>
    </w:p>
    <w:p w14:paraId="52320A1B" w14:textId="77777777" w:rsidR="00E324CC" w:rsidRDefault="00000000">
      <w:pPr>
        <w:rPr>
          <w:rFonts w:hint="eastAsia"/>
        </w:rPr>
      </w:pPr>
      <w:r>
        <w:rPr>
          <w:rFonts w:ascii="Times New Roman" w:hAnsi="Times New Roman"/>
          <w:color w:val="000000"/>
          <w:sz w:val="22"/>
          <w:szCs w:val="22"/>
        </w:rPr>
        <w:tab/>
        <w:t>Comme vla qui tenti Macbeth! de qui au pu vite</w:t>
      </w:r>
    </w:p>
    <w:p w14:paraId="64BA882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 rage piaeux laie daeux viyaiens etriyis,</w:t>
      </w:r>
    </w:p>
    <w:p w14:paraId="6306DC12" w14:textId="77777777" w:rsidR="00E324CC" w:rsidRDefault="00000000">
      <w:pPr>
        <w:rPr>
          <w:rFonts w:hint="eastAsia"/>
        </w:rPr>
      </w:pPr>
      <w:r>
        <w:rPr>
          <w:rFonts w:ascii="Times New Roman" w:hAnsi="Times New Roman"/>
          <w:color w:val="000000"/>
          <w:sz w:val="22"/>
          <w:szCs w:val="22"/>
        </w:rPr>
        <w:tab/>
        <w:t>Qu’etaie lz’eskiaves dla likeur et du dormi etou;</w:t>
      </w:r>
    </w:p>
    <w:p w14:paraId="19358172" w14:textId="77777777" w:rsidR="00E324CC" w:rsidRDefault="00000000">
      <w:pPr>
        <w:rPr>
          <w:rFonts w:hint="eastAsia"/>
        </w:rPr>
      </w:pPr>
      <w:r>
        <w:rPr>
          <w:rFonts w:ascii="Times New Roman" w:hAnsi="Times New Roman"/>
          <w:color w:val="000000"/>
          <w:sz w:val="22"/>
          <w:szCs w:val="22"/>
        </w:rPr>
        <w:tab/>
        <w:t>Vla</w:t>
      </w:r>
      <w:r>
        <w:rPr>
          <w:rFonts w:ascii="Times New Roman" w:hAnsi="Times New Roman"/>
          <w:color w:val="000000"/>
          <w:sz w:val="22"/>
          <w:szCs w:val="22"/>
          <w:highlight w:val="white"/>
        </w:rPr>
        <w:t xml:space="preserve"> ti qu’etait nobyemaen fait? Vere, et sagemaen etou;</w:t>
      </w:r>
    </w:p>
    <w:p w14:paraId="34B3C343" w14:textId="7F70873C"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r>
      <w:r>
        <w:rPr>
          <w:rFonts w:ascii="Times New Roman" w:hAnsi="Times New Roman"/>
          <w:color w:val="000000"/>
          <w:sz w:val="22"/>
          <w:szCs w:val="22"/>
        </w:rPr>
        <w:t>Car</w:t>
      </w:r>
      <w:r>
        <w:rPr>
          <w:rFonts w:ascii="Times New Roman" w:hAnsi="Times New Roman"/>
          <w:color w:val="000000"/>
          <w:sz w:val="22"/>
          <w:szCs w:val="22"/>
          <w:highlight w:val="white"/>
        </w:rPr>
        <w:t xml:space="preserve"> vla qu’erait gervai</w:t>
      </w:r>
      <w:r w:rsidR="004410D9">
        <w:rPr>
          <w:rFonts w:ascii="Times New Roman" w:hAnsi="Times New Roman"/>
          <w:color w:val="000000"/>
          <w:sz w:val="22"/>
          <w:szCs w:val="22"/>
          <w:highlight w:val="white"/>
        </w:rPr>
        <w:t xml:space="preserve"> </w:t>
      </w:r>
      <w:r>
        <w:rPr>
          <w:rFonts w:ascii="Times New Roman" w:hAnsi="Times New Roman"/>
          <w:color w:val="000000"/>
          <w:sz w:val="22"/>
          <w:szCs w:val="22"/>
          <w:highlight w:val="white"/>
        </w:rPr>
        <w:t>aucun coeur en vie</w:t>
      </w:r>
    </w:p>
    <w:p w14:paraId="6F56BACD"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De oui lz’hommes le denyai. de qui, j’dis,</w:t>
      </w:r>
    </w:p>
    <w:p w14:paraId="6D494607"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Il a queryai tout biaen; et meme j’crè</w:t>
      </w:r>
    </w:p>
    <w:p w14:paraId="2F10689D"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Qu’il a laie fis d’Duncan sous sa cyai,</w:t>
      </w:r>
    </w:p>
    <w:p w14:paraId="238A226F" w14:textId="7806FACF"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si pya</w:t>
      </w:r>
      <w:r w:rsidR="004410D9">
        <w:rPr>
          <w:rFonts w:ascii="Times New Roman" w:hAnsi="Times New Roman"/>
          <w:color w:val="000000"/>
          <w:sz w:val="22"/>
          <w:szCs w:val="22"/>
          <w:highlight w:val="white"/>
        </w:rPr>
        <w:t>i</w:t>
      </w:r>
      <w:r>
        <w:rPr>
          <w:rFonts w:ascii="Times New Roman" w:hAnsi="Times New Roman"/>
          <w:color w:val="000000"/>
          <w:sz w:val="22"/>
          <w:szCs w:val="22"/>
          <w:highlight w:val="white"/>
        </w:rPr>
        <w:t>t au cieil, que naennin autermaen i verrons</w:t>
      </w:r>
    </w:p>
    <w:p w14:paraId="0557B62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Kaie qu’ sh’aie d’tuai un pere; et Fleance le f’rait etou</w:t>
      </w:r>
    </w:p>
    <w:p w14:paraId="10F472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paix! car par du d’vi et une cause pour manque</w:t>
      </w:r>
    </w:p>
    <w:p w14:paraId="0CCC16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allai au fricot de tyran j’ait oui</w:t>
      </w:r>
    </w:p>
    <w:p w14:paraId="0C8973D8" w14:textId="3ED0DD3F" w:rsidR="00E324CC" w:rsidRDefault="00000000">
      <w:pPr>
        <w:rPr>
          <w:rFonts w:ascii="Times New Roman" w:hAnsi="Times New Roman"/>
          <w:color w:val="000000"/>
          <w:sz w:val="22"/>
          <w:szCs w:val="22"/>
        </w:rPr>
      </w:pPr>
      <w:r>
        <w:rPr>
          <w:rFonts w:ascii="Times New Roman" w:hAnsi="Times New Roman"/>
          <w:color w:val="000000"/>
          <w:sz w:val="22"/>
          <w:szCs w:val="22"/>
        </w:rPr>
        <w:tab/>
        <w:t>Qu’ Macduff vit disgracyai. Mousieu, pouv</w:t>
      </w:r>
      <w:r w:rsidR="004410D9">
        <w:rPr>
          <w:rFonts w:ascii="Times New Roman" w:hAnsi="Times New Roman"/>
          <w:color w:val="000000"/>
          <w:sz w:val="22"/>
          <w:szCs w:val="22"/>
        </w:rPr>
        <w:t>o</w:t>
      </w:r>
      <w:r>
        <w:rPr>
          <w:rFonts w:ascii="Times New Roman" w:hAnsi="Times New Roman"/>
          <w:color w:val="000000"/>
          <w:sz w:val="22"/>
          <w:szCs w:val="22"/>
        </w:rPr>
        <w:t>ue dire</w:t>
      </w:r>
    </w:p>
    <w:p w14:paraId="102DD2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Ou’aie qu’ sh’aie qui s’garde?</w:t>
      </w:r>
    </w:p>
    <w:p w14:paraId="48EE78D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Sei: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Le fi d’Duncan,</w:t>
      </w:r>
    </w:p>
    <w:p w14:paraId="7F9E90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shu tyran ichin saie approperyai du deux,</w:t>
      </w:r>
    </w:p>
    <w:p w14:paraId="011646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Vit dans la cour Angyaique ou’aie qu’il aie r’chu </w:t>
      </w:r>
    </w:p>
    <w:p w14:paraId="4EA299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piaeux Edouard auve une tieile grace</w:t>
      </w:r>
    </w:p>
    <w:p w14:paraId="4EDDA80E" w14:textId="6DC49213" w:rsidR="00E324CC" w:rsidRDefault="00000000">
      <w:pPr>
        <w:rPr>
          <w:rFonts w:ascii="Times New Roman" w:hAnsi="Times New Roman"/>
          <w:color w:val="000000"/>
          <w:sz w:val="22"/>
          <w:szCs w:val="22"/>
        </w:rPr>
      </w:pPr>
      <w:r>
        <w:rPr>
          <w:rFonts w:ascii="Times New Roman" w:hAnsi="Times New Roman"/>
          <w:color w:val="000000"/>
          <w:sz w:val="22"/>
          <w:szCs w:val="22"/>
        </w:rPr>
        <w:tab/>
        <w:t>Qu’l</w:t>
      </w:r>
      <w:r w:rsidR="004410D9">
        <w:rPr>
          <w:rFonts w:ascii="Times New Roman" w:hAnsi="Times New Roman"/>
          <w:color w:val="000000"/>
          <w:sz w:val="22"/>
          <w:szCs w:val="22"/>
        </w:rPr>
        <w:t>e</w:t>
      </w:r>
      <w:r>
        <w:rPr>
          <w:rFonts w:ascii="Times New Roman" w:hAnsi="Times New Roman"/>
          <w:color w:val="000000"/>
          <w:sz w:val="22"/>
          <w:szCs w:val="22"/>
        </w:rPr>
        <w:t xml:space="preserve"> mauvaisque dla fortune n’hahle riaen</w:t>
      </w:r>
    </w:p>
    <w:p w14:paraId="2884FFC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D’sen haut respect. Macduff aie parti la</w:t>
      </w:r>
    </w:p>
    <w:p w14:paraId="1155FF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suppiyai l’saient rouai pour sen aigue</w:t>
      </w:r>
    </w:p>
    <w:p w14:paraId="2B326CD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eviyiè Northumberland et l’guerriè Siward; </w:t>
      </w:r>
    </w:p>
    <w:p w14:paraId="4886A76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qu’auve l’aigue de sh’aie z’la, auve le siaen</w:t>
      </w:r>
    </w:p>
    <w:p w14:paraId="70D134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D’ahaut pour cashtai l’travats, que j’pouvon derché</w:t>
      </w:r>
    </w:p>
    <w:p w14:paraId="24CB4B56" w14:textId="2924DB17" w:rsidR="00E324CC" w:rsidRDefault="00000000">
      <w:pPr>
        <w:rPr>
          <w:rFonts w:ascii="Times New Roman" w:hAnsi="Times New Roman"/>
          <w:color w:val="000000"/>
          <w:sz w:val="22"/>
          <w:szCs w:val="22"/>
        </w:rPr>
      </w:pPr>
      <w:r>
        <w:rPr>
          <w:rFonts w:ascii="Times New Roman" w:hAnsi="Times New Roman"/>
          <w:color w:val="000000"/>
          <w:sz w:val="22"/>
          <w:szCs w:val="22"/>
        </w:rPr>
        <w:tab/>
      </w:r>
      <w:r w:rsidR="006F2206">
        <w:rPr>
          <w:rFonts w:ascii="Times New Roman" w:hAnsi="Times New Roman"/>
          <w:color w:val="000000"/>
          <w:sz w:val="22"/>
          <w:szCs w:val="22"/>
        </w:rPr>
        <w:t>Me</w:t>
      </w:r>
      <w:r>
        <w:rPr>
          <w:rFonts w:ascii="Times New Roman" w:hAnsi="Times New Roman"/>
          <w:color w:val="000000"/>
          <w:sz w:val="22"/>
          <w:szCs w:val="22"/>
        </w:rPr>
        <w:t>tte dla viande su nos tablles, dormi nos nies,</w:t>
      </w:r>
    </w:p>
    <w:p w14:paraId="2615E382" w14:textId="05F5C252" w:rsidR="00E324CC" w:rsidRDefault="00000000">
      <w:pPr>
        <w:rPr>
          <w:rFonts w:ascii="Times New Roman" w:hAnsi="Times New Roman"/>
          <w:color w:val="000000"/>
          <w:sz w:val="22"/>
          <w:szCs w:val="22"/>
        </w:rPr>
      </w:pPr>
      <w:r>
        <w:rPr>
          <w:rFonts w:ascii="Times New Roman" w:hAnsi="Times New Roman"/>
          <w:color w:val="000000"/>
          <w:sz w:val="22"/>
          <w:szCs w:val="22"/>
        </w:rPr>
        <w:tab/>
        <w:t>Liberai d’nos fetes et fricots laie sangyais coukiau</w:t>
      </w:r>
      <w:r w:rsidR="004410D9">
        <w:rPr>
          <w:rFonts w:ascii="Times New Roman" w:hAnsi="Times New Roman"/>
          <w:color w:val="000000"/>
          <w:sz w:val="22"/>
          <w:szCs w:val="22"/>
        </w:rPr>
        <w:t>e</w:t>
      </w:r>
      <w:r>
        <w:rPr>
          <w:rFonts w:ascii="Times New Roman" w:hAnsi="Times New Roman"/>
          <w:color w:val="000000"/>
          <w:sz w:val="22"/>
          <w:szCs w:val="22"/>
        </w:rPr>
        <w:t>s,</w:t>
      </w:r>
    </w:p>
    <w:p w14:paraId="30C5ADB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Servi fidelemaen d’avè dz’honneurs libres;</w:t>
      </w:r>
    </w:p>
    <w:p w14:paraId="2AA64E3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Tout shu qui nou </w:t>
      </w:r>
      <w:commentRangeStart w:id="63"/>
      <w:commentRangeStart w:id="64"/>
      <w:r>
        <w:rPr>
          <w:rFonts w:ascii="Times New Roman" w:hAnsi="Times New Roman"/>
          <w:color w:val="000000"/>
          <w:sz w:val="22"/>
          <w:szCs w:val="22"/>
        </w:rPr>
        <w:t>seque</w:t>
      </w:r>
      <w:commentRangeEnd w:id="63"/>
      <w:r w:rsidR="00CE7BDF">
        <w:rPr>
          <w:rStyle w:val="CommentReference"/>
          <w:rFonts w:cs="Mangal"/>
        </w:rPr>
        <w:commentReference w:id="63"/>
      </w:r>
      <w:commentRangeEnd w:id="64"/>
      <w:r w:rsidR="0053413F">
        <w:rPr>
          <w:rStyle w:val="CommentReference"/>
          <w:rFonts w:cs="Mangal"/>
        </w:rPr>
        <w:commentReference w:id="64"/>
      </w:r>
      <w:r>
        <w:rPr>
          <w:rFonts w:ascii="Times New Roman" w:hAnsi="Times New Roman"/>
          <w:color w:val="000000"/>
          <w:sz w:val="22"/>
          <w:szCs w:val="22"/>
        </w:rPr>
        <w:t xml:space="preserve"> oshteure manque d’avè. Et chunna </w:t>
      </w:r>
    </w:p>
    <w:p w14:paraId="4913CD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tant mis hors le rouai que </w:t>
      </w:r>
    </w:p>
    <w:p w14:paraId="17BF9D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prepare sn’armaie pour une guerre.</w:t>
      </w:r>
    </w:p>
    <w:p w14:paraId="2D1607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Envyi ti a Macduff?</w:t>
      </w:r>
    </w:p>
    <w:p w14:paraId="411C83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Sei: I l’fie: et auve un impudent ‘Mousieu, pouin mé’, </w:t>
      </w:r>
    </w:p>
    <w:p w14:paraId="7DF2C75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m’saghi</w:t>
      </w:r>
      <w:bookmarkStart w:id="65" w:name="__DdeLink__6460_3404052085"/>
      <w:r>
        <w:rPr>
          <w:rFonts w:ascii="Times New Roman" w:hAnsi="Times New Roman"/>
          <w:color w:val="000000"/>
          <w:sz w:val="22"/>
          <w:szCs w:val="22"/>
        </w:rPr>
        <w:t>è</w:t>
      </w:r>
      <w:bookmarkEnd w:id="65"/>
      <w:r>
        <w:rPr>
          <w:rFonts w:ascii="Times New Roman" w:hAnsi="Times New Roman"/>
          <w:color w:val="000000"/>
          <w:sz w:val="22"/>
          <w:szCs w:val="22"/>
        </w:rPr>
        <w:t xml:space="preserve"> envyai lie tourne le dos</w:t>
      </w:r>
    </w:p>
    <w:p w14:paraId="65D697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Rouainant comme si dizait ‘vou vou r’paentirai du temps </w:t>
      </w:r>
    </w:p>
    <w:p w14:paraId="748FE711"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Qui m’fait portai shute reponse ichin.’</w:t>
      </w:r>
    </w:p>
    <w:p w14:paraId="4FA074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vla qui pouvait biaen</w:t>
      </w:r>
    </w:p>
    <w:p w14:paraId="599ABB5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L’faire guerni a pouaint de s’gardai ossi yiaen</w:t>
      </w:r>
    </w:p>
    <w:p w14:paraId="2012AF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sa sagesse lie dizait. Que quik saiente</w:t>
      </w:r>
      <w:r>
        <w:rPr>
          <w:rFonts w:ascii="Times New Roman" w:hAnsi="Times New Roman"/>
          <w:color w:val="000000"/>
          <w:sz w:val="22"/>
          <w:szCs w:val="22"/>
          <w:highlight w:val="white"/>
        </w:rPr>
        <w:t xml:space="preserve"> ange</w:t>
      </w:r>
    </w:p>
    <w:p w14:paraId="07DA53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Vole a la cour Angyaique et leux depaque</w:t>
      </w:r>
    </w:p>
    <w:p w14:paraId="5DD3EE2A" w14:textId="77777777" w:rsidR="00E324CC" w:rsidRDefault="00000000">
      <w:pPr>
        <w:rPr>
          <w:rFonts w:hint="eastAsia"/>
        </w:rPr>
      </w:pPr>
      <w:r>
        <w:rPr>
          <w:rFonts w:ascii="Times New Roman" w:hAnsi="Times New Roman"/>
          <w:color w:val="000000"/>
          <w:sz w:val="22"/>
          <w:szCs w:val="22"/>
        </w:rPr>
        <w:tab/>
        <w:t>Comme l’affaire va par illo pour qu’une vive bènediction</w:t>
      </w:r>
    </w:p>
    <w:p w14:paraId="2664AD6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Viaenne vite a not poure pais qui souffre</w:t>
      </w:r>
    </w:p>
    <w:p w14:paraId="7F5C40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Sous une maien maudite!</w:t>
      </w:r>
    </w:p>
    <w:p w14:paraId="1117B5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Sei: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Maie peryiéres auve li</w:t>
      </w:r>
    </w:p>
    <w:p w14:paraId="55A73C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0BCE2304" w14:textId="77777777" w:rsidR="00E324CC" w:rsidRDefault="00E324CC">
      <w:pPr>
        <w:rPr>
          <w:rFonts w:ascii="Times New Roman" w:hAnsi="Times New Roman"/>
          <w:color w:val="000000"/>
          <w:sz w:val="22"/>
          <w:szCs w:val="22"/>
        </w:rPr>
      </w:pPr>
    </w:p>
    <w:p w14:paraId="7E221635" w14:textId="77777777" w:rsidR="00E324CC" w:rsidRDefault="00E324CC">
      <w:pPr>
        <w:rPr>
          <w:rFonts w:ascii="Times New Roman" w:hAnsi="Times New Roman"/>
          <w:color w:val="000000"/>
          <w:sz w:val="22"/>
          <w:szCs w:val="22"/>
        </w:rPr>
      </w:pPr>
    </w:p>
    <w:p w14:paraId="7CBAF39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Acte 4. </w:t>
      </w:r>
    </w:p>
    <w:p w14:paraId="2B1F4637" w14:textId="77777777" w:rsidR="00E324CC" w:rsidRDefault="00E324CC">
      <w:pPr>
        <w:jc w:val="center"/>
        <w:rPr>
          <w:rFonts w:ascii="Times New Roman" w:hAnsi="Times New Roman"/>
          <w:color w:val="000000"/>
          <w:sz w:val="22"/>
          <w:szCs w:val="22"/>
        </w:rPr>
      </w:pPr>
    </w:p>
    <w:p w14:paraId="69D5708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1.</w:t>
      </w:r>
      <w:r>
        <w:rPr>
          <w:rFonts w:ascii="Times New Roman" w:hAnsi="Times New Roman"/>
          <w:color w:val="000000"/>
          <w:sz w:val="22"/>
          <w:szCs w:val="22"/>
        </w:rPr>
        <w:tab/>
        <w:t>Une nere Cave. dans l’miyi une caueguière qui boui.</w:t>
      </w:r>
    </w:p>
    <w:p w14:paraId="3C4B3FB1" w14:textId="77777777" w:rsidR="00E324CC" w:rsidRDefault="00E324CC">
      <w:pPr>
        <w:jc w:val="center"/>
        <w:rPr>
          <w:rFonts w:ascii="Times New Roman" w:hAnsi="Times New Roman"/>
          <w:color w:val="000000"/>
          <w:sz w:val="22"/>
          <w:szCs w:val="22"/>
        </w:rPr>
      </w:pPr>
    </w:p>
    <w:p w14:paraId="2DD72FCF" w14:textId="291F6825" w:rsidR="00E324CC" w:rsidRDefault="00000000">
      <w:pPr>
        <w:jc w:val="center"/>
        <w:rPr>
          <w:rFonts w:ascii="Times New Roman" w:hAnsi="Times New Roman"/>
          <w:color w:val="000000"/>
          <w:sz w:val="22"/>
          <w:szCs w:val="22"/>
        </w:rPr>
      </w:pPr>
      <w:r>
        <w:rPr>
          <w:rFonts w:ascii="Times New Roman" w:hAnsi="Times New Roman"/>
          <w:color w:val="000000"/>
          <w:sz w:val="22"/>
          <w:szCs w:val="22"/>
        </w:rPr>
        <w:t>Tonnerre. Entre laie tr</w:t>
      </w:r>
      <w:r w:rsidR="00CE7BDF">
        <w:rPr>
          <w:rFonts w:ascii="Times New Roman" w:hAnsi="Times New Roman"/>
          <w:color w:val="000000"/>
          <w:sz w:val="22"/>
          <w:szCs w:val="22"/>
        </w:rPr>
        <w:t>e</w:t>
      </w:r>
      <w:r w:rsidR="005F18A0">
        <w:rPr>
          <w:rFonts w:ascii="Times New Roman" w:hAnsi="Times New Roman"/>
          <w:color w:val="000000"/>
          <w:sz w:val="22"/>
          <w:szCs w:val="22"/>
        </w:rPr>
        <w:t>é</w:t>
      </w:r>
      <w:r>
        <w:rPr>
          <w:rFonts w:ascii="Times New Roman" w:hAnsi="Times New Roman"/>
          <w:color w:val="000000"/>
          <w:sz w:val="22"/>
          <w:szCs w:val="22"/>
        </w:rPr>
        <w:t xml:space="preserve"> Sorchiéres.</w:t>
      </w:r>
    </w:p>
    <w:p w14:paraId="3351EF1E" w14:textId="77777777" w:rsidR="00E324CC" w:rsidRDefault="00E324CC">
      <w:pPr>
        <w:rPr>
          <w:rFonts w:ascii="Times New Roman" w:hAnsi="Times New Roman"/>
          <w:color w:val="000000"/>
          <w:sz w:val="22"/>
          <w:szCs w:val="22"/>
        </w:rPr>
      </w:pPr>
    </w:p>
    <w:p w14:paraId="694F2059" w14:textId="565DFB8D" w:rsidR="00E324CC" w:rsidRDefault="00000000">
      <w:pPr>
        <w:rPr>
          <w:rFonts w:hint="eastAsia"/>
        </w:rPr>
      </w:pPr>
      <w:r>
        <w:rPr>
          <w:rFonts w:ascii="Times New Roman" w:hAnsi="Times New Roman"/>
          <w:color w:val="000000"/>
          <w:sz w:val="22"/>
          <w:szCs w:val="22"/>
        </w:rPr>
        <w:t>1 Sor: Tr</w:t>
      </w:r>
      <w:r w:rsidR="00CE7BDF">
        <w:rPr>
          <w:rFonts w:ascii="Times New Roman" w:hAnsi="Times New Roman"/>
          <w:color w:val="000000"/>
          <w:sz w:val="22"/>
          <w:szCs w:val="22"/>
        </w:rPr>
        <w:t>e</w:t>
      </w:r>
      <w:r w:rsidR="005F18A0">
        <w:rPr>
          <w:rFonts w:ascii="Times New Roman" w:hAnsi="Times New Roman"/>
          <w:color w:val="000000"/>
          <w:sz w:val="22"/>
          <w:szCs w:val="22"/>
        </w:rPr>
        <w:t>é</w:t>
      </w:r>
      <w:r w:rsidR="00CE7BDF">
        <w:rPr>
          <w:rFonts w:ascii="Times New Roman" w:hAnsi="Times New Roman"/>
          <w:color w:val="000000"/>
          <w:sz w:val="22"/>
          <w:szCs w:val="22"/>
        </w:rPr>
        <w:t xml:space="preserve"> </w:t>
      </w:r>
      <w:r>
        <w:rPr>
          <w:rFonts w:ascii="Times New Roman" w:hAnsi="Times New Roman"/>
          <w:color w:val="000000"/>
          <w:sz w:val="22"/>
          <w:szCs w:val="22"/>
        </w:rPr>
        <w:t xml:space="preserve"> feis l’cat taqui a miaoulai.</w:t>
      </w:r>
    </w:p>
    <w:p w14:paraId="1B98D6FE" w14:textId="24566838" w:rsidR="00E324CC" w:rsidRDefault="00000000">
      <w:pPr>
        <w:rPr>
          <w:rFonts w:ascii="Times New Roman" w:hAnsi="Times New Roman"/>
          <w:color w:val="000000"/>
          <w:sz w:val="22"/>
          <w:szCs w:val="22"/>
        </w:rPr>
      </w:pPr>
      <w:r>
        <w:rPr>
          <w:rFonts w:ascii="Times New Roman" w:hAnsi="Times New Roman"/>
          <w:color w:val="000000"/>
          <w:sz w:val="22"/>
          <w:szCs w:val="22"/>
        </w:rPr>
        <w:t>2 Sor: Tr</w:t>
      </w:r>
      <w:r w:rsidR="00CE7BDF">
        <w:rPr>
          <w:rFonts w:ascii="Times New Roman" w:hAnsi="Times New Roman"/>
          <w:color w:val="000000"/>
          <w:sz w:val="22"/>
          <w:szCs w:val="22"/>
        </w:rPr>
        <w:t>e</w:t>
      </w:r>
      <w:r w:rsidR="005F18A0">
        <w:rPr>
          <w:rFonts w:ascii="Times New Roman" w:hAnsi="Times New Roman"/>
          <w:color w:val="000000"/>
          <w:sz w:val="22"/>
          <w:szCs w:val="22"/>
        </w:rPr>
        <w:t>é</w:t>
      </w:r>
      <w:r>
        <w:rPr>
          <w:rFonts w:ascii="Times New Roman" w:hAnsi="Times New Roman"/>
          <w:color w:val="000000"/>
          <w:sz w:val="22"/>
          <w:szCs w:val="22"/>
        </w:rPr>
        <w:t xml:space="preserve"> feis l’pourch</w:t>
      </w:r>
      <w:r w:rsidR="00CE7BDF">
        <w:rPr>
          <w:rFonts w:ascii="Times New Roman" w:hAnsi="Times New Roman"/>
          <w:color w:val="000000"/>
          <w:sz w:val="22"/>
          <w:szCs w:val="22"/>
        </w:rPr>
        <w:t>è</w:t>
      </w:r>
      <w:r>
        <w:rPr>
          <w:rFonts w:ascii="Times New Roman" w:hAnsi="Times New Roman"/>
          <w:color w:val="000000"/>
          <w:sz w:val="22"/>
          <w:szCs w:val="22"/>
        </w:rPr>
        <w:t xml:space="preserve"> d’fossai couinai.</w:t>
      </w:r>
    </w:p>
    <w:p w14:paraId="517C8DE3" w14:textId="384DD55B" w:rsidR="00E324CC" w:rsidRDefault="00000000">
      <w:pPr>
        <w:rPr>
          <w:rFonts w:ascii="Times New Roman" w:hAnsi="Times New Roman"/>
          <w:color w:val="000000"/>
          <w:sz w:val="22"/>
          <w:szCs w:val="22"/>
        </w:rPr>
      </w:pPr>
      <w:r>
        <w:rPr>
          <w:rFonts w:ascii="Times New Roman" w:hAnsi="Times New Roman"/>
          <w:color w:val="000000"/>
          <w:sz w:val="22"/>
          <w:szCs w:val="22"/>
        </w:rPr>
        <w:t>3 Sor: Ha</w:t>
      </w:r>
      <w:r w:rsidR="001F6D44">
        <w:rPr>
          <w:rFonts w:ascii="Times New Roman" w:hAnsi="Times New Roman"/>
          <w:color w:val="000000"/>
          <w:sz w:val="22"/>
          <w:szCs w:val="22"/>
        </w:rPr>
        <w:t>u</w:t>
      </w:r>
      <w:r>
        <w:rPr>
          <w:rFonts w:ascii="Times New Roman" w:hAnsi="Times New Roman"/>
          <w:color w:val="000000"/>
          <w:sz w:val="22"/>
          <w:szCs w:val="22"/>
        </w:rPr>
        <w:t>t temps: car Harper la keryai</w:t>
      </w:r>
    </w:p>
    <w:p w14:paraId="325C1F7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Tout l’touar dla cauegaière allai;</w:t>
      </w:r>
    </w:p>
    <w:p w14:paraId="13302E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Bouailles pouaizounaies d’dans mettai.</w:t>
      </w:r>
    </w:p>
    <w:p w14:paraId="3A8485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Crapaud, sous roque la pu frède</w:t>
      </w:r>
    </w:p>
    <w:p w14:paraId="08F6C63B" w14:textId="1CFEDD00"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Jeurs et nies qua trente </w:t>
      </w:r>
      <w:r w:rsidR="001F6D44">
        <w:rPr>
          <w:rFonts w:ascii="Times New Roman" w:hAnsi="Times New Roman"/>
          <w:color w:val="000000"/>
          <w:sz w:val="22"/>
          <w:szCs w:val="22"/>
        </w:rPr>
        <w:t>k</w:t>
      </w:r>
      <w:r>
        <w:rPr>
          <w:rFonts w:ascii="Times New Roman" w:hAnsi="Times New Roman"/>
          <w:color w:val="000000"/>
          <w:sz w:val="22"/>
          <w:szCs w:val="22"/>
        </w:rPr>
        <w:t>un rede</w:t>
      </w:r>
    </w:p>
    <w:p w14:paraId="7E1F6A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V’lin cauffai yeux par dormi </w:t>
      </w:r>
    </w:p>
    <w:p w14:paraId="16494D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l’pot charmai l’prumiè boui.</w:t>
      </w:r>
    </w:p>
    <w:p w14:paraId="151C7FC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Tous: Doublle doublle travalle et cuit;</w:t>
      </w:r>
    </w:p>
    <w:p w14:paraId="015EA94C" w14:textId="787113C6" w:rsidR="00E324CC" w:rsidRDefault="00000000">
      <w:pPr>
        <w:rPr>
          <w:rFonts w:ascii="Times New Roman" w:hAnsi="Times New Roman"/>
          <w:color w:val="000000"/>
          <w:sz w:val="22"/>
          <w:szCs w:val="22"/>
        </w:rPr>
      </w:pPr>
      <w:r>
        <w:rPr>
          <w:rFonts w:ascii="Times New Roman" w:hAnsi="Times New Roman"/>
          <w:color w:val="000000"/>
          <w:sz w:val="22"/>
          <w:szCs w:val="22"/>
        </w:rPr>
        <w:tab/>
        <w:t>Faeu br</w:t>
      </w:r>
      <w:r w:rsidR="004052E4">
        <w:rPr>
          <w:rFonts w:ascii="Times New Roman" w:hAnsi="Times New Roman"/>
          <w:color w:val="000000"/>
          <w:sz w:val="22"/>
          <w:szCs w:val="22"/>
        </w:rPr>
        <w:t>û</w:t>
      </w:r>
      <w:r>
        <w:rPr>
          <w:rFonts w:ascii="Times New Roman" w:hAnsi="Times New Roman"/>
          <w:color w:val="000000"/>
          <w:sz w:val="22"/>
          <w:szCs w:val="22"/>
        </w:rPr>
        <w:t>le donc et caueguiere boui.</w:t>
      </w:r>
    </w:p>
    <w:p w14:paraId="27917E56" w14:textId="25109DC6" w:rsidR="00E324CC" w:rsidRDefault="00000000">
      <w:pPr>
        <w:rPr>
          <w:rFonts w:ascii="Times New Roman" w:hAnsi="Times New Roman"/>
          <w:color w:val="000000"/>
          <w:sz w:val="22"/>
          <w:szCs w:val="22"/>
        </w:rPr>
      </w:pPr>
      <w:r>
        <w:rPr>
          <w:rFonts w:ascii="Times New Roman" w:hAnsi="Times New Roman"/>
          <w:color w:val="000000"/>
          <w:sz w:val="22"/>
          <w:szCs w:val="22"/>
        </w:rPr>
        <w:t>2 Sor: Fin dard d’un d’bara aspi</w:t>
      </w:r>
      <w:r w:rsidR="001F6D44">
        <w:rPr>
          <w:rFonts w:ascii="Times New Roman" w:hAnsi="Times New Roman"/>
          <w:color w:val="000000"/>
          <w:sz w:val="22"/>
          <w:szCs w:val="22"/>
        </w:rPr>
        <w:t>e</w:t>
      </w:r>
      <w:r>
        <w:rPr>
          <w:rFonts w:ascii="Times New Roman" w:hAnsi="Times New Roman"/>
          <w:color w:val="000000"/>
          <w:sz w:val="22"/>
          <w:szCs w:val="22"/>
        </w:rPr>
        <w:t>,</w:t>
      </w:r>
    </w:p>
    <w:p w14:paraId="13A865C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la caueguiere boui et cuit;</w:t>
      </w:r>
    </w:p>
    <w:p w14:paraId="3E55AC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Ieil de mauve, et orte d’raiene,</w:t>
      </w:r>
    </w:p>
    <w:p w14:paraId="77C27A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Langue de tchaen, d’catsouaris laiene,</w:t>
      </w:r>
    </w:p>
    <w:p w14:paraId="7AD931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Dent d’vipere, d’orvé lancette,</w:t>
      </w:r>
    </w:p>
    <w:p w14:paraId="795C7BE7" w14:textId="09817EBD" w:rsidR="00E324CC" w:rsidRDefault="00000000">
      <w:pPr>
        <w:rPr>
          <w:rFonts w:ascii="Times New Roman" w:hAnsi="Times New Roman"/>
          <w:color w:val="000000"/>
          <w:sz w:val="22"/>
          <w:szCs w:val="22"/>
        </w:rPr>
      </w:pPr>
      <w:r>
        <w:rPr>
          <w:rFonts w:ascii="Times New Roman" w:hAnsi="Times New Roman"/>
          <w:color w:val="000000"/>
          <w:sz w:val="22"/>
          <w:szCs w:val="22"/>
        </w:rPr>
        <w:tab/>
      </w:r>
      <w:r w:rsidR="001F6D44">
        <w:rPr>
          <w:rFonts w:ascii="Times New Roman" w:hAnsi="Times New Roman"/>
          <w:color w:val="000000"/>
          <w:sz w:val="22"/>
          <w:szCs w:val="22"/>
        </w:rPr>
        <w:t>Pi</w:t>
      </w:r>
      <w:r>
        <w:rPr>
          <w:rFonts w:ascii="Times New Roman" w:hAnsi="Times New Roman"/>
          <w:color w:val="000000"/>
          <w:sz w:val="22"/>
          <w:szCs w:val="22"/>
        </w:rPr>
        <w:t xml:space="preserve"> d’lizarde, aiele de cahouette,</w:t>
      </w:r>
    </w:p>
    <w:p w14:paraId="6C0A390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un charme d’un grand troublle,</w:t>
      </w:r>
    </w:p>
    <w:p w14:paraId="5F3B12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soupe d’enfer boui et troublle.</w:t>
      </w:r>
    </w:p>
    <w:p w14:paraId="784802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Tous: Doublle, doublle travalle et cuit;</w:t>
      </w:r>
    </w:p>
    <w:p w14:paraId="7D93489F" w14:textId="47E7C8EA" w:rsidR="00E324CC" w:rsidRDefault="00000000">
      <w:pPr>
        <w:rPr>
          <w:rFonts w:ascii="Times New Roman" w:hAnsi="Times New Roman"/>
          <w:color w:val="000000"/>
          <w:sz w:val="22"/>
          <w:szCs w:val="22"/>
        </w:rPr>
      </w:pPr>
      <w:r>
        <w:rPr>
          <w:rFonts w:ascii="Times New Roman" w:hAnsi="Times New Roman"/>
          <w:color w:val="000000"/>
          <w:sz w:val="22"/>
          <w:szCs w:val="22"/>
        </w:rPr>
        <w:tab/>
        <w:t>Faeu brule donc et caueguiere boui.</w:t>
      </w:r>
    </w:p>
    <w:p w14:paraId="165601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Dent d’un loup, d’dragon ecerde,</w:t>
      </w:r>
    </w:p>
    <w:p w14:paraId="7C7EFB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Sorchieres shire estouma rede </w:t>
      </w:r>
    </w:p>
    <w:p w14:paraId="2E7664CF" w14:textId="221391F3" w:rsidR="00E324CC" w:rsidRDefault="00000000">
      <w:pPr>
        <w:rPr>
          <w:rFonts w:ascii="Times New Roman" w:hAnsi="Times New Roman"/>
          <w:color w:val="000000"/>
          <w:sz w:val="22"/>
          <w:szCs w:val="22"/>
        </w:rPr>
      </w:pPr>
      <w:r>
        <w:rPr>
          <w:rFonts w:ascii="Times New Roman" w:hAnsi="Times New Roman"/>
          <w:color w:val="000000"/>
          <w:sz w:val="22"/>
          <w:szCs w:val="22"/>
        </w:rPr>
        <w:tab/>
        <w:t>D’sher</w:t>
      </w:r>
      <w:r w:rsidR="004E7FB7">
        <w:rPr>
          <w:rFonts w:ascii="Times New Roman" w:hAnsi="Times New Roman"/>
          <w:color w:val="000000"/>
          <w:sz w:val="22"/>
          <w:szCs w:val="22"/>
        </w:rPr>
        <w:t>k</w:t>
      </w:r>
      <w:r>
        <w:rPr>
          <w:rFonts w:ascii="Times New Roman" w:hAnsi="Times New Roman"/>
          <w:color w:val="000000"/>
          <w:sz w:val="22"/>
          <w:szCs w:val="22"/>
        </w:rPr>
        <w:t xml:space="preserve"> ravinai d’mair salaie </w:t>
      </w:r>
    </w:p>
    <w:p w14:paraId="0F061811" w14:textId="63D2E20E" w:rsidR="00E324CC" w:rsidRDefault="00000000">
      <w:pPr>
        <w:rPr>
          <w:rFonts w:ascii="Times New Roman" w:hAnsi="Times New Roman"/>
          <w:color w:val="000000"/>
          <w:sz w:val="22"/>
          <w:szCs w:val="22"/>
        </w:rPr>
      </w:pPr>
      <w:r>
        <w:rPr>
          <w:rFonts w:ascii="Times New Roman" w:hAnsi="Times New Roman"/>
          <w:color w:val="000000"/>
          <w:sz w:val="22"/>
          <w:szCs w:val="22"/>
        </w:rPr>
        <w:tab/>
        <w:t>Rachine paien feis d’</w:t>
      </w:r>
      <w:r w:rsidR="004E7FB7">
        <w:rPr>
          <w:rFonts w:ascii="Times New Roman" w:hAnsi="Times New Roman"/>
          <w:color w:val="000000"/>
          <w:sz w:val="22"/>
          <w:szCs w:val="22"/>
        </w:rPr>
        <w:t>ni</w:t>
      </w:r>
      <w:r>
        <w:rPr>
          <w:rFonts w:ascii="Times New Roman" w:hAnsi="Times New Roman"/>
          <w:color w:val="000000"/>
          <w:sz w:val="22"/>
          <w:szCs w:val="22"/>
        </w:rPr>
        <w:t>et hahlaie,</w:t>
      </w:r>
    </w:p>
    <w:p w14:paraId="77D606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faie d’un juratique Juif,</w:t>
      </w:r>
    </w:p>
    <w:p w14:paraId="68D219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Fiel de biche et branques d’un if</w:t>
      </w:r>
    </w:p>
    <w:p w14:paraId="5F1941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Argentais su lune ecyipse,</w:t>
      </w:r>
    </w:p>
    <w:p w14:paraId="670102E4" w14:textId="2C371791" w:rsidR="00E324CC" w:rsidRDefault="00000000">
      <w:pPr>
        <w:rPr>
          <w:rFonts w:ascii="Times New Roman" w:hAnsi="Times New Roman"/>
          <w:color w:val="000000"/>
          <w:sz w:val="22"/>
          <w:szCs w:val="22"/>
        </w:rPr>
      </w:pPr>
      <w:r>
        <w:rPr>
          <w:rFonts w:ascii="Times New Roman" w:hAnsi="Times New Roman"/>
          <w:color w:val="000000"/>
          <w:sz w:val="22"/>
          <w:szCs w:val="22"/>
        </w:rPr>
        <w:tab/>
        <w:t>N</w:t>
      </w:r>
      <w:r w:rsidR="00E30395">
        <w:rPr>
          <w:rFonts w:ascii="Times New Roman" w:hAnsi="Times New Roman"/>
          <w:color w:val="000000"/>
          <w:sz w:val="22"/>
          <w:szCs w:val="22"/>
        </w:rPr>
        <w:t>ai</w:t>
      </w:r>
      <w:r>
        <w:rPr>
          <w:rFonts w:ascii="Times New Roman" w:hAnsi="Times New Roman"/>
          <w:color w:val="000000"/>
          <w:sz w:val="22"/>
          <w:szCs w:val="22"/>
        </w:rPr>
        <w:t xml:space="preserve"> d’un Turc, de Tartare lippes,</w:t>
      </w:r>
    </w:p>
    <w:p w14:paraId="2CD8E0D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Dait d’efant etouffai nai</w:t>
      </w:r>
    </w:p>
    <w:p w14:paraId="17363CD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une putaien delivrai,</w:t>
      </w:r>
    </w:p>
    <w:p w14:paraId="16C81E48" w14:textId="588FDF6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 auve </w:t>
      </w:r>
      <w:commentRangeStart w:id="66"/>
      <w:r>
        <w:rPr>
          <w:rFonts w:ascii="Times New Roman" w:hAnsi="Times New Roman"/>
          <w:color w:val="000000"/>
          <w:sz w:val="22"/>
          <w:szCs w:val="22"/>
        </w:rPr>
        <w:t>ger</w:t>
      </w:r>
      <w:r w:rsidR="00C22093">
        <w:rPr>
          <w:rFonts w:ascii="Times New Roman" w:hAnsi="Times New Roman"/>
          <w:color w:val="000000"/>
          <w:sz w:val="22"/>
          <w:szCs w:val="22"/>
        </w:rPr>
        <w:t xml:space="preserve"> </w:t>
      </w:r>
      <w:r>
        <w:rPr>
          <w:rFonts w:ascii="Times New Roman" w:hAnsi="Times New Roman"/>
          <w:color w:val="000000"/>
          <w:sz w:val="22"/>
          <w:szCs w:val="22"/>
        </w:rPr>
        <w:t>huet</w:t>
      </w:r>
      <w:commentRangeEnd w:id="66"/>
      <w:r w:rsidR="00C22093">
        <w:rPr>
          <w:rStyle w:val="CommentReference"/>
          <w:rFonts w:cs="Mangal"/>
        </w:rPr>
        <w:commentReference w:id="66"/>
      </w:r>
      <w:r>
        <w:rPr>
          <w:rFonts w:ascii="Times New Roman" w:hAnsi="Times New Roman"/>
          <w:color w:val="000000"/>
          <w:sz w:val="22"/>
          <w:szCs w:val="22"/>
        </w:rPr>
        <w:t xml:space="preserve"> y seit maielai:</w:t>
      </w:r>
    </w:p>
    <w:p w14:paraId="163E696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Mettai ni d’un tigre bouayaias,</w:t>
      </w:r>
    </w:p>
    <w:p w14:paraId="735E65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epaissi caudronnaias.</w:t>
      </w:r>
      <w:r>
        <w:rPr>
          <w:rFonts w:ascii="Times New Roman" w:hAnsi="Times New Roman"/>
          <w:color w:val="000000"/>
          <w:sz w:val="22"/>
          <w:szCs w:val="22"/>
        </w:rPr>
        <w:tab/>
      </w:r>
    </w:p>
    <w:p w14:paraId="076B3A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Tous: Doublle, doublle travalle et cuit;</w:t>
      </w:r>
    </w:p>
    <w:p w14:paraId="37B5DD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Faeu brule donc et caueguière boui.</w:t>
      </w:r>
    </w:p>
    <w:p w14:paraId="57005B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Auve sang d’guenon frèdrissai</w:t>
      </w:r>
    </w:p>
    <w:p w14:paraId="43B41D8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que l’tout seit biaen charmai</w:t>
      </w:r>
    </w:p>
    <w:p w14:paraId="6FDECF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51C60983" w14:textId="227A686F" w:rsidR="00E324CC" w:rsidRDefault="00000000">
      <w:pPr>
        <w:jc w:val="center"/>
        <w:rPr>
          <w:rFonts w:ascii="Times New Roman" w:hAnsi="Times New Roman"/>
          <w:color w:val="000000"/>
          <w:sz w:val="22"/>
          <w:szCs w:val="22"/>
        </w:rPr>
      </w:pPr>
      <w:r>
        <w:rPr>
          <w:rFonts w:ascii="Times New Roman" w:hAnsi="Times New Roman"/>
          <w:color w:val="000000"/>
          <w:sz w:val="22"/>
          <w:szCs w:val="22"/>
        </w:rPr>
        <w:lastRenderedPageBreak/>
        <w:t>Hecate entre</w:t>
      </w:r>
      <w:r>
        <w:rPr>
          <w:rStyle w:val="EndnoteAnchor"/>
          <w:rFonts w:ascii="Times New Roman" w:hAnsi="Times New Roman"/>
          <w:color w:val="000000"/>
          <w:sz w:val="22"/>
          <w:szCs w:val="22"/>
        </w:rPr>
        <w:endnoteReference w:id="15"/>
      </w:r>
      <w:r>
        <w:rPr>
          <w:rFonts w:ascii="Times New Roman" w:hAnsi="Times New Roman"/>
          <w:color w:val="000000"/>
          <w:sz w:val="22"/>
          <w:szCs w:val="22"/>
        </w:rPr>
        <w:t xml:space="preserve"> et trè z’aut Sorchières</w:t>
      </w:r>
    </w:p>
    <w:p w14:paraId="3567C1A1" w14:textId="77777777" w:rsidR="00E324CC" w:rsidRDefault="00E324CC">
      <w:pPr>
        <w:jc w:val="center"/>
        <w:rPr>
          <w:rFonts w:ascii="Times New Roman" w:hAnsi="Times New Roman"/>
          <w:color w:val="000000"/>
          <w:sz w:val="22"/>
          <w:szCs w:val="22"/>
        </w:rPr>
      </w:pPr>
    </w:p>
    <w:p w14:paraId="687C0B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Hec: O! biaen fait! j’loue vos paienes,</w:t>
      </w:r>
    </w:p>
    <w:p w14:paraId="79D477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tous erons leux sharre du gaens,</w:t>
      </w:r>
    </w:p>
    <w:p w14:paraId="66F8F0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oshteure tout l’touar dla caueguiere,</w:t>
      </w:r>
    </w:p>
    <w:p w14:paraId="774220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sorchières et faies dans un cerclle,</w:t>
      </w:r>
    </w:p>
    <w:p w14:paraId="3EE211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charmai tout shu kou mettai d’dans.</w:t>
      </w:r>
    </w:p>
    <w:p w14:paraId="01C0359D" w14:textId="77777777" w:rsidR="00E324CC" w:rsidRDefault="00E324CC">
      <w:pPr>
        <w:rPr>
          <w:rFonts w:ascii="Times New Roman" w:hAnsi="Times New Roman"/>
          <w:color w:val="000000"/>
          <w:sz w:val="22"/>
          <w:szCs w:val="22"/>
        </w:rPr>
      </w:pPr>
    </w:p>
    <w:p w14:paraId="45D576F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Chanson</w:t>
      </w:r>
      <w:r>
        <w:rPr>
          <w:rStyle w:val="EndnoteAnchor"/>
          <w:rFonts w:ascii="Times New Roman" w:hAnsi="Times New Roman"/>
          <w:color w:val="000000"/>
          <w:sz w:val="22"/>
          <w:szCs w:val="22"/>
        </w:rPr>
        <w:endnoteReference w:id="16"/>
      </w:r>
    </w:p>
    <w:p w14:paraId="2940CA28"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Ners et byancs z’espirits d’enfer</w:t>
      </w:r>
    </w:p>
    <w:p w14:paraId="35981967"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Rouages espirits et biaues grizais</w:t>
      </w:r>
    </w:p>
    <w:p w14:paraId="27135917"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Maieloue maieloue saiyie fiers</w:t>
      </w:r>
    </w:p>
    <w:p w14:paraId="2C4D8493"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Vou qui pouvai vou maielai</w:t>
      </w:r>
    </w:p>
    <w:p w14:paraId="34E3BE3D" w14:textId="77777777" w:rsidR="00E324CC" w:rsidRDefault="00E324CC">
      <w:pPr>
        <w:jc w:val="center"/>
        <w:rPr>
          <w:rFonts w:ascii="Times New Roman" w:hAnsi="Times New Roman"/>
          <w:color w:val="000000"/>
          <w:sz w:val="22"/>
          <w:szCs w:val="22"/>
        </w:rPr>
      </w:pPr>
    </w:p>
    <w:p w14:paraId="200604E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Par maie daies a m’faire majue,</w:t>
      </w:r>
    </w:p>
    <w:p w14:paraId="21F6C4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Ya quik chose de mauvais qui viaen par la.</w:t>
      </w:r>
    </w:p>
    <w:p w14:paraId="12CEA791" w14:textId="77777777" w:rsidR="00E324CC" w:rsidRDefault="00000000">
      <w:pPr>
        <w:rPr>
          <w:rFonts w:hint="eastAsia"/>
        </w:rPr>
      </w:pPr>
      <w:r>
        <w:rPr>
          <w:rFonts w:ascii="Times New Roman" w:hAnsi="Times New Roman"/>
          <w:color w:val="000000"/>
          <w:sz w:val="22"/>
          <w:szCs w:val="22"/>
        </w:rPr>
        <w:tab/>
        <w:t>Ouvrai, serraeures,</w:t>
      </w:r>
      <w:r>
        <w:rPr>
          <w:rFonts w:ascii="Times New Roman" w:hAnsi="Times New Roman"/>
          <w:color w:val="000000"/>
          <w:sz w:val="22"/>
          <w:szCs w:val="22"/>
          <w:highlight w:val="white"/>
        </w:rPr>
        <w:t xml:space="preserve"> a qui tappai.</w:t>
      </w:r>
      <w:r>
        <w:rPr>
          <w:rFonts w:ascii="Times New Roman" w:hAnsi="Times New Roman"/>
          <w:color w:val="000000"/>
          <w:sz w:val="22"/>
          <w:szCs w:val="22"/>
        </w:rPr>
        <w:t xml:space="preserve"> </w:t>
      </w:r>
      <w:r>
        <w:rPr>
          <w:rFonts w:ascii="Times New Roman" w:hAnsi="Times New Roman"/>
          <w:color w:val="000000"/>
          <w:sz w:val="22"/>
          <w:szCs w:val="22"/>
        </w:rPr>
        <w:tab/>
      </w:r>
    </w:p>
    <w:p w14:paraId="1CFF1209" w14:textId="77777777" w:rsidR="00E324CC" w:rsidRDefault="00E324CC">
      <w:pPr>
        <w:rPr>
          <w:rFonts w:ascii="Times New Roman" w:hAnsi="Times New Roman"/>
          <w:color w:val="000000"/>
          <w:sz w:val="22"/>
          <w:szCs w:val="22"/>
        </w:rPr>
      </w:pPr>
    </w:p>
    <w:p w14:paraId="0063AB2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Macbeth entre</w:t>
      </w:r>
    </w:p>
    <w:p w14:paraId="0AA8CBE3" w14:textId="77777777" w:rsidR="00E324CC" w:rsidRDefault="00E324CC">
      <w:pPr>
        <w:jc w:val="center"/>
        <w:rPr>
          <w:rFonts w:ascii="Times New Roman" w:hAnsi="Times New Roman"/>
          <w:color w:val="000000"/>
          <w:sz w:val="22"/>
          <w:szCs w:val="22"/>
        </w:rPr>
      </w:pPr>
    </w:p>
    <w:p w14:paraId="08A26E1B" w14:textId="4D052105" w:rsidR="00E324CC" w:rsidRDefault="00000000">
      <w:pPr>
        <w:rPr>
          <w:rFonts w:ascii="Times New Roman" w:hAnsi="Times New Roman"/>
          <w:color w:val="000000"/>
          <w:sz w:val="22"/>
          <w:szCs w:val="22"/>
        </w:rPr>
      </w:pPr>
      <w:r>
        <w:rPr>
          <w:rFonts w:ascii="Times New Roman" w:hAnsi="Times New Roman"/>
          <w:color w:val="000000"/>
          <w:sz w:val="22"/>
          <w:szCs w:val="22"/>
        </w:rPr>
        <w:t>Mac: Qui oshteure, neres secretes so</w:t>
      </w:r>
      <w:r w:rsidR="00F40825">
        <w:rPr>
          <w:rFonts w:ascii="Times New Roman" w:hAnsi="Times New Roman"/>
          <w:color w:val="000000"/>
          <w:sz w:val="22"/>
          <w:szCs w:val="22"/>
        </w:rPr>
        <w:t>ri</w:t>
      </w:r>
      <w:r>
        <w:rPr>
          <w:rFonts w:ascii="Times New Roman" w:hAnsi="Times New Roman"/>
          <w:color w:val="000000"/>
          <w:sz w:val="22"/>
          <w:szCs w:val="22"/>
        </w:rPr>
        <w:t>lles de migniet!</w:t>
      </w:r>
    </w:p>
    <w:p w14:paraId="5A66AA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Kaie qu’ sh’aie kou faizai?</w:t>
      </w:r>
    </w:p>
    <w:p w14:paraId="2FB599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Une action sans nom.</w:t>
      </w:r>
    </w:p>
    <w:p w14:paraId="64C27C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J’vou c’mande, par shu kou professai,</w:t>
      </w:r>
    </w:p>
    <w:p w14:paraId="142213C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Sachie le comme vou pourrai, mais reponnai mé:</w:t>
      </w:r>
    </w:p>
    <w:p w14:paraId="7A5E705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Biaen kou demarrai laie vents pour laie laquet s’battre</w:t>
      </w:r>
    </w:p>
    <w:p w14:paraId="1407D3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Contre lez egllises; biau qu’laie vagues de broues</w:t>
      </w:r>
    </w:p>
    <w:p w14:paraId="0B4039F6" w14:textId="0DDFB590"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Avalle </w:t>
      </w:r>
      <w:commentRangeStart w:id="67"/>
      <w:r w:rsidR="00F40825">
        <w:rPr>
          <w:rFonts w:ascii="Times New Roman" w:hAnsi="Times New Roman"/>
          <w:color w:val="000000"/>
          <w:sz w:val="22"/>
          <w:szCs w:val="22"/>
        </w:rPr>
        <w:t>et</w:t>
      </w:r>
      <w:r w:rsidR="00C83BA8">
        <w:rPr>
          <w:rFonts w:ascii="Times New Roman" w:hAnsi="Times New Roman"/>
          <w:color w:val="000000"/>
          <w:sz w:val="22"/>
          <w:szCs w:val="22"/>
        </w:rPr>
        <w:t xml:space="preserve"> </w:t>
      </w:r>
      <w:r>
        <w:rPr>
          <w:rFonts w:ascii="Times New Roman" w:hAnsi="Times New Roman"/>
          <w:color w:val="000000"/>
          <w:sz w:val="22"/>
          <w:szCs w:val="22"/>
        </w:rPr>
        <w:t>ra</w:t>
      </w:r>
      <w:r w:rsidR="00F40825">
        <w:rPr>
          <w:rFonts w:ascii="Times New Roman" w:hAnsi="Times New Roman"/>
          <w:color w:val="000000"/>
          <w:sz w:val="22"/>
          <w:szCs w:val="22"/>
        </w:rPr>
        <w:t>k</w:t>
      </w:r>
      <w:r>
        <w:rPr>
          <w:rFonts w:ascii="Times New Roman" w:hAnsi="Times New Roman"/>
          <w:color w:val="000000"/>
          <w:sz w:val="22"/>
          <w:szCs w:val="22"/>
        </w:rPr>
        <w:t>lle s</w:t>
      </w:r>
      <w:r w:rsidR="00D67D0C">
        <w:rPr>
          <w:rFonts w:ascii="Times New Roman" w:hAnsi="Times New Roman"/>
          <w:color w:val="000000"/>
          <w:sz w:val="22"/>
          <w:szCs w:val="22"/>
        </w:rPr>
        <w:t>a</w:t>
      </w:r>
      <w:r>
        <w:rPr>
          <w:rFonts w:ascii="Times New Roman" w:hAnsi="Times New Roman"/>
          <w:color w:val="000000"/>
          <w:sz w:val="22"/>
          <w:szCs w:val="22"/>
        </w:rPr>
        <w:t xml:space="preserve"> </w:t>
      </w:r>
      <w:r w:rsidR="00D67D0C">
        <w:rPr>
          <w:rFonts w:ascii="Times New Roman" w:hAnsi="Times New Roman"/>
          <w:color w:val="000000"/>
          <w:sz w:val="22"/>
          <w:szCs w:val="22"/>
        </w:rPr>
        <w:t>h</w:t>
      </w:r>
      <w:r>
        <w:rPr>
          <w:rFonts w:ascii="Times New Roman" w:hAnsi="Times New Roman"/>
          <w:color w:val="000000"/>
          <w:sz w:val="22"/>
          <w:szCs w:val="22"/>
        </w:rPr>
        <w:t xml:space="preserve">aie su leux saien: </w:t>
      </w:r>
      <w:commentRangeEnd w:id="67"/>
      <w:r w:rsidR="002421C1">
        <w:rPr>
          <w:rStyle w:val="CommentReference"/>
          <w:rFonts w:cs="Mangal"/>
        </w:rPr>
        <w:commentReference w:id="67"/>
      </w:r>
    </w:p>
    <w:p w14:paraId="39FC419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Biau que l’byai epyai seit ruinai et lz’arbes derachinaies;</w:t>
      </w:r>
    </w:p>
    <w:p w14:paraId="2518B43F" w14:textId="3403634C" w:rsidR="00795F6C" w:rsidRDefault="00000000">
      <w:pPr>
        <w:rPr>
          <w:rFonts w:ascii="Times New Roman" w:hAnsi="Times New Roman"/>
          <w:color w:val="000000"/>
          <w:sz w:val="22"/>
          <w:szCs w:val="22"/>
        </w:rPr>
      </w:pPr>
      <w:r>
        <w:rPr>
          <w:rFonts w:ascii="Times New Roman" w:hAnsi="Times New Roman"/>
          <w:color w:val="000000"/>
          <w:sz w:val="22"/>
          <w:szCs w:val="22"/>
        </w:rPr>
        <w:tab/>
      </w:r>
      <w:r w:rsidR="00D67D0C">
        <w:rPr>
          <w:rFonts w:ascii="Times New Roman" w:hAnsi="Times New Roman"/>
          <w:color w:val="000000"/>
          <w:sz w:val="22"/>
          <w:szCs w:val="22"/>
        </w:rPr>
        <w:t>Bia</w:t>
      </w:r>
      <w:r w:rsidR="00795F6C">
        <w:rPr>
          <w:rFonts w:ascii="Times New Roman" w:hAnsi="Times New Roman"/>
          <w:color w:val="000000"/>
          <w:sz w:val="22"/>
          <w:szCs w:val="22"/>
        </w:rPr>
        <w:t xml:space="preserve">u </w:t>
      </w:r>
      <w:r w:rsidR="00D67D0C">
        <w:rPr>
          <w:rFonts w:ascii="Times New Roman" w:hAnsi="Times New Roman"/>
          <w:color w:val="000000"/>
          <w:sz w:val="22"/>
          <w:szCs w:val="22"/>
        </w:rPr>
        <w:t>qu’laie chakiaues kaie</w:t>
      </w:r>
      <w:r w:rsidR="00795F6C">
        <w:rPr>
          <w:rFonts w:ascii="Times New Roman" w:hAnsi="Times New Roman"/>
          <w:color w:val="000000"/>
          <w:sz w:val="22"/>
          <w:szCs w:val="22"/>
        </w:rPr>
        <w:t xml:space="preserve"> su la tete dleux maitres</w:t>
      </w:r>
    </w:p>
    <w:p w14:paraId="1D6C6884" w14:textId="058C6800" w:rsidR="00E324CC" w:rsidRDefault="00795F6C">
      <w:pPr>
        <w:rPr>
          <w:rFonts w:ascii="Times New Roman" w:hAnsi="Times New Roman"/>
          <w:color w:val="000000"/>
          <w:sz w:val="22"/>
          <w:szCs w:val="22"/>
        </w:rPr>
      </w:pPr>
      <w:r>
        <w:rPr>
          <w:rFonts w:ascii="Times New Roman" w:hAnsi="Times New Roman"/>
          <w:color w:val="000000"/>
          <w:sz w:val="22"/>
          <w:szCs w:val="22"/>
        </w:rPr>
        <w:tab/>
        <w:t>Biau qu’laie palais et laie pyramides penche</w:t>
      </w:r>
    </w:p>
    <w:p w14:paraId="62F247B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Leux tetes a leux fondations; biau qu’laie threzors</w:t>
      </w:r>
    </w:p>
    <w:p w14:paraId="03B57D4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Daie bijous dla nature s’maiele tous ensaemblle,</w:t>
      </w:r>
    </w:p>
    <w:p w14:paraId="6493480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Biau qu’ la ruine faishe malade; reponnai mé</w:t>
      </w:r>
    </w:p>
    <w:p w14:paraId="013E584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shu que j’vou d’mandrait.</w:t>
      </w:r>
    </w:p>
    <w:p w14:paraId="4FCE91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Sor: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Pahlai.</w:t>
      </w:r>
    </w:p>
    <w:p w14:paraId="42B20F8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2 Sor: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D’mandai.</w:t>
      </w:r>
    </w:p>
    <w:p w14:paraId="4409D2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3 Sor: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J’rèpondron.</w:t>
      </w:r>
    </w:p>
    <w:p w14:paraId="47D3F442" w14:textId="647E54C4" w:rsidR="00E324CC" w:rsidRDefault="00000000">
      <w:pPr>
        <w:rPr>
          <w:rFonts w:ascii="Times New Roman" w:hAnsi="Times New Roman"/>
          <w:color w:val="000000"/>
          <w:sz w:val="22"/>
          <w:szCs w:val="22"/>
        </w:rPr>
      </w:pPr>
      <w:r>
        <w:rPr>
          <w:rFonts w:ascii="Times New Roman" w:hAnsi="Times New Roman"/>
          <w:color w:val="000000"/>
          <w:sz w:val="22"/>
          <w:szCs w:val="22"/>
        </w:rPr>
        <w:t>1 Sor: Dis aieme tu mues l’</w:t>
      </w:r>
      <w:r w:rsidR="00795F6C">
        <w:rPr>
          <w:rFonts w:ascii="Times New Roman" w:hAnsi="Times New Roman"/>
          <w:color w:val="000000"/>
          <w:sz w:val="22"/>
          <w:szCs w:val="22"/>
        </w:rPr>
        <w:t>oui</w:t>
      </w:r>
      <w:r>
        <w:rPr>
          <w:rFonts w:ascii="Times New Roman" w:hAnsi="Times New Roman"/>
          <w:color w:val="000000"/>
          <w:sz w:val="22"/>
          <w:szCs w:val="22"/>
        </w:rPr>
        <w:t xml:space="preserve"> d’not bouche,</w:t>
      </w:r>
    </w:p>
    <w:p w14:paraId="294E705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 dla siaenne d’nos maitres?</w:t>
      </w:r>
    </w:p>
    <w:p w14:paraId="41390782" w14:textId="5D86C7E8"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Applai laie; que j’laie v</w:t>
      </w:r>
      <w:r w:rsidR="00B23CE8">
        <w:rPr>
          <w:rFonts w:ascii="Times New Roman" w:hAnsi="Times New Roman"/>
          <w:color w:val="000000"/>
          <w:sz w:val="22"/>
          <w:szCs w:val="22"/>
        </w:rPr>
        <w:t>èe</w:t>
      </w:r>
      <w:r>
        <w:rPr>
          <w:rFonts w:ascii="Times New Roman" w:hAnsi="Times New Roman"/>
          <w:color w:val="000000"/>
          <w:sz w:val="22"/>
          <w:szCs w:val="22"/>
        </w:rPr>
        <w:t>.</w:t>
      </w:r>
    </w:p>
    <w:p w14:paraId="43E1E5C3" w14:textId="16AFEDEB" w:rsidR="00E324CC" w:rsidRDefault="00000000">
      <w:pPr>
        <w:rPr>
          <w:rFonts w:ascii="Times New Roman" w:hAnsi="Times New Roman"/>
          <w:color w:val="000000"/>
          <w:sz w:val="22"/>
          <w:szCs w:val="22"/>
        </w:rPr>
      </w:pPr>
      <w:r>
        <w:rPr>
          <w:rFonts w:ascii="Times New Roman" w:hAnsi="Times New Roman"/>
          <w:color w:val="000000"/>
          <w:sz w:val="22"/>
          <w:szCs w:val="22"/>
        </w:rPr>
        <w:t>1 Sor: Purai ni du sang d’t</w:t>
      </w:r>
      <w:r w:rsidR="00B23CE8">
        <w:rPr>
          <w:rFonts w:ascii="Times New Roman" w:hAnsi="Times New Roman"/>
          <w:color w:val="000000"/>
          <w:sz w:val="22"/>
          <w:szCs w:val="22"/>
        </w:rPr>
        <w:t>ri</w:t>
      </w:r>
      <w:r>
        <w:rPr>
          <w:rFonts w:ascii="Times New Roman" w:hAnsi="Times New Roman"/>
          <w:color w:val="000000"/>
          <w:sz w:val="22"/>
          <w:szCs w:val="22"/>
        </w:rPr>
        <w:t>e qua maghi</w:t>
      </w:r>
    </w:p>
    <w:p w14:paraId="4C3834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Saie neu foueyières; dla graisse qua purai</w:t>
      </w:r>
    </w:p>
    <w:p w14:paraId="233076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Du gibet du meurtrier eckipai</w:t>
      </w:r>
    </w:p>
    <w:p w14:paraId="154EB3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la fyambe.</w:t>
      </w:r>
    </w:p>
    <w:p w14:paraId="074303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Viaen haut ou bas;</w:t>
      </w:r>
    </w:p>
    <w:p w14:paraId="30EEBD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Tè et shu qu’ t’as a faire mourte le vite</w:t>
      </w:r>
    </w:p>
    <w:p w14:paraId="51EDC5A5" w14:textId="77777777" w:rsidR="00E324CC" w:rsidRDefault="00E324CC">
      <w:pPr>
        <w:jc w:val="center"/>
        <w:rPr>
          <w:rFonts w:ascii="Times New Roman" w:hAnsi="Times New Roman"/>
          <w:color w:val="000000"/>
          <w:sz w:val="22"/>
          <w:szCs w:val="22"/>
        </w:rPr>
      </w:pPr>
    </w:p>
    <w:p w14:paraId="29C423F5"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Tonnerre. </w:t>
      </w:r>
      <w:r>
        <w:rPr>
          <w:rFonts w:ascii="Times New Roman" w:hAnsi="Times New Roman"/>
          <w:color w:val="000000"/>
          <w:sz w:val="22"/>
          <w:szCs w:val="22"/>
        </w:rPr>
        <w:tab/>
        <w:t>Une vision d’une tete armaie s’leve.</w:t>
      </w:r>
    </w:p>
    <w:p w14:paraId="64A43FC0" w14:textId="77777777" w:rsidR="00E324CC" w:rsidRDefault="00E324CC">
      <w:pPr>
        <w:jc w:val="center"/>
        <w:rPr>
          <w:rFonts w:ascii="Times New Roman" w:hAnsi="Times New Roman"/>
          <w:color w:val="000000"/>
          <w:sz w:val="22"/>
          <w:szCs w:val="22"/>
        </w:rPr>
      </w:pPr>
    </w:p>
    <w:p w14:paraId="0C2E89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Dis mè, pouvoir pouin couneux,-</w:t>
      </w:r>
    </w:p>
    <w:p w14:paraId="704EC14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Sor: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counie ta pensaie:</w:t>
      </w:r>
    </w:p>
    <w:p w14:paraId="18598C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Ecoute sa herangue mais n’dis riaen</w:t>
      </w:r>
    </w:p>
    <w:p w14:paraId="3E8002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Vis: Macbeth! Macbeth! Macbeth! mefie tè d’Macduff;</w:t>
      </w:r>
    </w:p>
    <w:p w14:paraId="4FE0DE1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Mefie tè du noblle de Fife. Liberai mè. Assai.</w:t>
      </w:r>
    </w:p>
    <w:p w14:paraId="00B47BA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 d’valle]</w:t>
      </w:r>
    </w:p>
    <w:p w14:paraId="26F8C6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Seit qui tu voudras, pour m’avè biaen guerni taienqui;</w:t>
      </w:r>
    </w:p>
    <w:p w14:paraId="30E141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T’as cashtai ma forte craiente. mais acouare une parole,-</w:t>
      </w:r>
    </w:p>
    <w:p w14:paraId="4C8B714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Sor: I n’ s’ra pouin c’mandai: </w:t>
      </w:r>
      <w:commentRangeStart w:id="68"/>
      <w:commentRangeStart w:id="69"/>
      <w:r>
        <w:rPr>
          <w:rFonts w:ascii="Times New Roman" w:hAnsi="Times New Roman"/>
          <w:color w:val="000000"/>
          <w:sz w:val="22"/>
          <w:szCs w:val="22"/>
        </w:rPr>
        <w:t>Yaen ichin un autre</w:t>
      </w:r>
      <w:commentRangeEnd w:id="68"/>
      <w:r w:rsidR="004E263D">
        <w:rPr>
          <w:rStyle w:val="CommentReference"/>
          <w:rFonts w:cs="Mangal"/>
        </w:rPr>
        <w:commentReference w:id="68"/>
      </w:r>
      <w:commentRangeEnd w:id="69"/>
      <w:r w:rsidR="00E00A17">
        <w:rPr>
          <w:rStyle w:val="CommentReference"/>
          <w:rFonts w:cs="Mangal"/>
        </w:rPr>
        <w:commentReference w:id="69"/>
      </w:r>
      <w:r>
        <w:rPr>
          <w:rFonts w:ascii="Times New Roman" w:hAnsi="Times New Roman"/>
          <w:color w:val="000000"/>
          <w:sz w:val="22"/>
          <w:szCs w:val="22"/>
        </w:rPr>
        <w:t>,</w:t>
      </w:r>
    </w:p>
    <w:p w14:paraId="1C8679E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 pu d’pouvoir que l’prumié.</w:t>
      </w:r>
    </w:p>
    <w:p w14:paraId="6DFFED8E" w14:textId="77777777" w:rsidR="00E324CC" w:rsidRDefault="00E324CC">
      <w:pPr>
        <w:rPr>
          <w:rFonts w:ascii="Times New Roman" w:hAnsi="Times New Roman"/>
          <w:color w:val="000000"/>
          <w:sz w:val="22"/>
          <w:szCs w:val="22"/>
        </w:rPr>
      </w:pPr>
    </w:p>
    <w:p w14:paraId="0E4961D7"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Tonnerre. </w:t>
      </w:r>
      <w:r>
        <w:rPr>
          <w:rFonts w:ascii="Times New Roman" w:hAnsi="Times New Roman"/>
          <w:color w:val="000000"/>
          <w:sz w:val="22"/>
          <w:szCs w:val="22"/>
        </w:rPr>
        <w:tab/>
        <w:t>Un vision d’un efant sangyai s’leve.</w:t>
      </w:r>
    </w:p>
    <w:p w14:paraId="303B3552" w14:textId="77777777" w:rsidR="00E324CC" w:rsidRDefault="00E324CC">
      <w:pPr>
        <w:rPr>
          <w:rFonts w:ascii="Times New Roman" w:hAnsi="Times New Roman"/>
          <w:color w:val="000000"/>
          <w:sz w:val="22"/>
          <w:szCs w:val="22"/>
        </w:rPr>
      </w:pPr>
    </w:p>
    <w:p w14:paraId="6A7957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Vis: Macbeth! Macbeth! Macbeth!</w:t>
      </w:r>
    </w:p>
    <w:p w14:paraId="4C2ABC46" w14:textId="764713A7" w:rsidR="00E324CC" w:rsidRDefault="00000000">
      <w:pPr>
        <w:rPr>
          <w:rFonts w:ascii="Times New Roman" w:hAnsi="Times New Roman"/>
          <w:color w:val="000000"/>
          <w:sz w:val="22"/>
          <w:szCs w:val="22"/>
        </w:rPr>
      </w:pPr>
      <w:r>
        <w:rPr>
          <w:rFonts w:ascii="Times New Roman" w:hAnsi="Times New Roman"/>
          <w:color w:val="000000"/>
          <w:sz w:val="22"/>
          <w:szCs w:val="22"/>
        </w:rPr>
        <w:t>Mac: Si j’avais trè z’oraeilles j’pourrais t’oui.</w:t>
      </w:r>
    </w:p>
    <w:p w14:paraId="1E85B0F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Vis: Seit cruel, couarghaeux,</w:t>
      </w:r>
    </w:p>
    <w:p w14:paraId="09E36813" w14:textId="1FC9F238" w:rsidR="00E324CC" w:rsidRDefault="00000000">
      <w:pPr>
        <w:rPr>
          <w:rFonts w:ascii="Times New Roman" w:hAnsi="Times New Roman"/>
          <w:color w:val="000000"/>
          <w:sz w:val="22"/>
          <w:szCs w:val="22"/>
        </w:rPr>
      </w:pPr>
      <w:r>
        <w:rPr>
          <w:rFonts w:ascii="Times New Roman" w:hAnsi="Times New Roman"/>
          <w:color w:val="000000"/>
          <w:sz w:val="22"/>
          <w:szCs w:val="22"/>
        </w:rPr>
        <w:tab/>
        <w:t>Daisiddai; rit en m</w:t>
      </w:r>
      <w:r w:rsidR="007C2527">
        <w:rPr>
          <w:rFonts w:ascii="Times New Roman" w:hAnsi="Times New Roman"/>
          <w:color w:val="000000"/>
          <w:sz w:val="22"/>
          <w:szCs w:val="22"/>
        </w:rPr>
        <w:t>o</w:t>
      </w:r>
      <w:r>
        <w:rPr>
          <w:rFonts w:ascii="Times New Roman" w:hAnsi="Times New Roman"/>
          <w:color w:val="000000"/>
          <w:sz w:val="22"/>
          <w:szCs w:val="22"/>
        </w:rPr>
        <w:t>querie l’pouvoir de l’homme,</w:t>
      </w:r>
    </w:p>
    <w:p w14:paraId="741C610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aucuns nais d’femme ne f’rons d’ma a Macbeth.</w:t>
      </w:r>
    </w:p>
    <w:p w14:paraId="7FC3A9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 d’valle]</w:t>
      </w:r>
    </w:p>
    <w:p w14:paraId="103951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Vit donc, Macduff: jn’ait donc d’faire d t’craiendre?</w:t>
      </w:r>
    </w:p>
    <w:p w14:paraId="01FD7B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acouare j’frait ma securetai eaet r’doubyaie,</w:t>
      </w:r>
    </w:p>
    <w:p w14:paraId="747FB00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erait un biyet du sort: tu n’vivras pouin;</w:t>
      </w:r>
    </w:p>
    <w:p w14:paraId="619034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j’peuve dire a la craiente a pale coeur qua couache,</w:t>
      </w:r>
    </w:p>
    <w:p w14:paraId="742B2E65" w14:textId="215E0E43" w:rsidR="00E324CC" w:rsidRDefault="00000000">
      <w:pPr>
        <w:rPr>
          <w:rFonts w:ascii="Times New Roman" w:hAnsi="Times New Roman"/>
          <w:color w:val="000000"/>
          <w:sz w:val="22"/>
          <w:szCs w:val="22"/>
        </w:rPr>
      </w:pPr>
      <w:r>
        <w:rPr>
          <w:rFonts w:ascii="Times New Roman" w:hAnsi="Times New Roman"/>
          <w:color w:val="000000"/>
          <w:sz w:val="22"/>
          <w:szCs w:val="22"/>
        </w:rPr>
        <w:tab/>
        <w:t>Et dort maurgrai l’tonnerre.</w:t>
      </w:r>
    </w:p>
    <w:p w14:paraId="379FC2F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r>
    </w:p>
    <w:p w14:paraId="070660E9"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Tonnerre. </w:t>
      </w:r>
      <w:r>
        <w:rPr>
          <w:rFonts w:ascii="Times New Roman" w:hAnsi="Times New Roman"/>
          <w:color w:val="000000"/>
          <w:sz w:val="22"/>
          <w:szCs w:val="22"/>
        </w:rPr>
        <w:tab/>
        <w:t>Une vision d’un efant couronnai, auve une branque a sa maien, s’leve.</w:t>
      </w:r>
    </w:p>
    <w:p w14:paraId="1AC07774" w14:textId="77777777" w:rsidR="00E324CC" w:rsidRDefault="00E324CC">
      <w:pPr>
        <w:rPr>
          <w:rFonts w:ascii="Times New Roman" w:hAnsi="Times New Roman"/>
          <w:color w:val="000000"/>
          <w:sz w:val="22"/>
          <w:szCs w:val="22"/>
        </w:rPr>
      </w:pPr>
    </w:p>
    <w:p w14:paraId="64B36871" w14:textId="6328E9FE"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commentRangeStart w:id="70"/>
      <w:r>
        <w:rPr>
          <w:rFonts w:ascii="Times New Roman" w:hAnsi="Times New Roman"/>
          <w:color w:val="000000"/>
          <w:sz w:val="22"/>
          <w:szCs w:val="22"/>
        </w:rPr>
        <w:t xml:space="preserve">Kaie </w:t>
      </w:r>
      <w:r w:rsidR="00E00A17">
        <w:rPr>
          <w:rFonts w:ascii="Times New Roman" w:hAnsi="Times New Roman"/>
          <w:color w:val="000000"/>
          <w:sz w:val="22"/>
          <w:szCs w:val="22"/>
        </w:rPr>
        <w:t xml:space="preserve">q </w:t>
      </w:r>
      <w:r>
        <w:rPr>
          <w:rFonts w:ascii="Times New Roman" w:hAnsi="Times New Roman"/>
          <w:color w:val="000000"/>
          <w:sz w:val="22"/>
          <w:szCs w:val="22"/>
        </w:rPr>
        <w:t>shunshin</w:t>
      </w:r>
      <w:commentRangeEnd w:id="70"/>
      <w:r w:rsidR="00520368">
        <w:rPr>
          <w:rStyle w:val="CommentReference"/>
          <w:rFonts w:cs="Mangal"/>
        </w:rPr>
        <w:commentReference w:id="70"/>
      </w:r>
    </w:p>
    <w:p w14:paraId="51BAA5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s’leve comme le produit d’un rouai, </w:t>
      </w:r>
    </w:p>
    <w:p w14:paraId="007D08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porte su sen front d’efant l’cerclle</w:t>
      </w:r>
    </w:p>
    <w:p w14:paraId="57AEDF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l’coupè dla souveraienetai?</w:t>
      </w:r>
    </w:p>
    <w:p w14:paraId="6AB439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Ecoute, mais n’pahle pouin.</w:t>
      </w:r>
    </w:p>
    <w:p w14:paraId="1EFCC6FE" w14:textId="6752AE9B" w:rsidR="00E324CC" w:rsidRDefault="00000000">
      <w:pPr>
        <w:rPr>
          <w:rFonts w:ascii="Times New Roman" w:hAnsi="Times New Roman"/>
          <w:color w:val="000000"/>
          <w:sz w:val="22"/>
          <w:szCs w:val="22"/>
        </w:rPr>
      </w:pPr>
      <w:r>
        <w:rPr>
          <w:rFonts w:ascii="Times New Roman" w:hAnsi="Times New Roman"/>
          <w:color w:val="000000"/>
          <w:sz w:val="22"/>
          <w:szCs w:val="22"/>
        </w:rPr>
        <w:t>Vis: Ait l</w:t>
      </w:r>
      <w:r w:rsidR="00AC1FC9">
        <w:rPr>
          <w:rFonts w:ascii="Times New Roman" w:hAnsi="Times New Roman"/>
          <w:color w:val="000000"/>
          <w:sz w:val="22"/>
          <w:szCs w:val="22"/>
        </w:rPr>
        <w:t>’</w:t>
      </w:r>
      <w:r>
        <w:rPr>
          <w:rFonts w:ascii="Times New Roman" w:hAnsi="Times New Roman"/>
          <w:color w:val="000000"/>
          <w:sz w:val="22"/>
          <w:szCs w:val="22"/>
        </w:rPr>
        <w:t>coeur d’un yion, seit orgiyaeux, et moque tè</w:t>
      </w:r>
    </w:p>
    <w:p w14:paraId="626AC501" w14:textId="6A01565C" w:rsidR="00E324CC" w:rsidRDefault="00000000">
      <w:pPr>
        <w:rPr>
          <w:rFonts w:ascii="Times New Roman" w:hAnsi="Times New Roman"/>
          <w:color w:val="000000"/>
          <w:sz w:val="22"/>
          <w:szCs w:val="22"/>
        </w:rPr>
      </w:pPr>
      <w:r>
        <w:rPr>
          <w:rFonts w:ascii="Times New Roman" w:hAnsi="Times New Roman"/>
          <w:color w:val="000000"/>
          <w:sz w:val="22"/>
          <w:szCs w:val="22"/>
        </w:rPr>
        <w:tab/>
      </w:r>
      <w:commentRangeStart w:id="71"/>
      <w:r>
        <w:rPr>
          <w:rFonts w:ascii="Times New Roman" w:hAnsi="Times New Roman"/>
          <w:color w:val="000000"/>
          <w:sz w:val="22"/>
          <w:szCs w:val="22"/>
        </w:rPr>
        <w:t>Kaie qui</w:t>
      </w:r>
      <w:commentRangeEnd w:id="71"/>
      <w:r w:rsidR="00AC1FC9">
        <w:rPr>
          <w:rStyle w:val="CommentReference"/>
          <w:rFonts w:cs="Mangal"/>
        </w:rPr>
        <w:commentReference w:id="71"/>
      </w:r>
      <w:r>
        <w:rPr>
          <w:rFonts w:ascii="Times New Roman" w:hAnsi="Times New Roman"/>
          <w:color w:val="000000"/>
          <w:sz w:val="22"/>
          <w:szCs w:val="22"/>
        </w:rPr>
        <w:t xml:space="preserve"> gro</w:t>
      </w:r>
      <w:r w:rsidR="00AC1FC9">
        <w:rPr>
          <w:rFonts w:ascii="Times New Roman" w:hAnsi="Times New Roman"/>
          <w:color w:val="000000"/>
          <w:sz w:val="22"/>
          <w:szCs w:val="22"/>
        </w:rPr>
        <w:t>n</w:t>
      </w:r>
      <w:r>
        <w:rPr>
          <w:rFonts w:ascii="Times New Roman" w:hAnsi="Times New Roman"/>
          <w:color w:val="000000"/>
          <w:sz w:val="22"/>
          <w:szCs w:val="22"/>
        </w:rPr>
        <w:t>d, ou qui souffre, ou qui comsplotte:</w:t>
      </w:r>
    </w:p>
    <w:p w14:paraId="3514A330" w14:textId="77777777" w:rsidR="00E324CC" w:rsidRDefault="00000000">
      <w:pPr>
        <w:rPr>
          <w:rFonts w:hint="eastAsia"/>
        </w:rPr>
      </w:pPr>
      <w:r>
        <w:rPr>
          <w:rFonts w:ascii="Times New Roman" w:hAnsi="Times New Roman"/>
          <w:color w:val="000000"/>
          <w:sz w:val="22"/>
          <w:szCs w:val="22"/>
        </w:rPr>
        <w:tab/>
        <w:t>Nt’en gene pouin entou.</w:t>
      </w:r>
    </w:p>
    <w:p w14:paraId="73C52A85" w14:textId="505AF065" w:rsidR="00E324CC" w:rsidRDefault="00000000">
      <w:pPr>
        <w:rPr>
          <w:rFonts w:ascii="Times New Roman" w:hAnsi="Times New Roman"/>
          <w:color w:val="000000"/>
          <w:sz w:val="22"/>
          <w:szCs w:val="22"/>
        </w:rPr>
      </w:pPr>
      <w:r>
        <w:rPr>
          <w:rFonts w:ascii="Times New Roman" w:hAnsi="Times New Roman"/>
          <w:color w:val="000000"/>
          <w:sz w:val="22"/>
          <w:szCs w:val="22"/>
        </w:rPr>
        <w:tab/>
        <w:t>Macbeth ne s’ra jamais mis abas entch</w:t>
      </w:r>
      <w:r w:rsidR="00AC1FC9">
        <w:rPr>
          <w:rFonts w:ascii="Times New Roman" w:hAnsi="Times New Roman"/>
          <w:color w:val="000000"/>
          <w:sz w:val="22"/>
          <w:szCs w:val="22"/>
        </w:rPr>
        <w:t>è</w:t>
      </w:r>
    </w:p>
    <w:p w14:paraId="6DFD3875" w14:textId="4BC53EE3" w:rsidR="00E324CC" w:rsidRDefault="00000000">
      <w:pPr>
        <w:rPr>
          <w:rFonts w:ascii="Times New Roman" w:hAnsi="Times New Roman"/>
          <w:color w:val="000000"/>
          <w:sz w:val="22"/>
          <w:szCs w:val="22"/>
        </w:rPr>
      </w:pPr>
      <w:r>
        <w:rPr>
          <w:rFonts w:ascii="Times New Roman" w:hAnsi="Times New Roman"/>
          <w:color w:val="000000"/>
          <w:sz w:val="22"/>
          <w:szCs w:val="22"/>
        </w:rPr>
        <w:tab/>
        <w:t>Que l’grand bouais d’</w:t>
      </w:r>
      <w:r w:rsidR="00AC1FC9">
        <w:rPr>
          <w:rFonts w:ascii="Times New Roman" w:hAnsi="Times New Roman"/>
          <w:color w:val="000000"/>
          <w:sz w:val="22"/>
          <w:szCs w:val="22"/>
        </w:rPr>
        <w:t>Birn</w:t>
      </w:r>
      <w:r>
        <w:rPr>
          <w:rFonts w:ascii="Times New Roman" w:hAnsi="Times New Roman"/>
          <w:color w:val="000000"/>
          <w:sz w:val="22"/>
          <w:szCs w:val="22"/>
        </w:rPr>
        <w:t>am n’alle au coeti d’Dunsinane</w:t>
      </w:r>
    </w:p>
    <w:p w14:paraId="266BE2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Aucuns n’viaendrons contre de li.</w:t>
      </w:r>
    </w:p>
    <w:p w14:paraId="13D78E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 d’valle]</w:t>
      </w:r>
    </w:p>
    <w:p w14:paraId="4F8895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Chunna n’peut pouin s’faire: </w:t>
      </w:r>
    </w:p>
    <w:p w14:paraId="45DA55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Kaie qui peut poussai la bouaizrie c’mandai l’arbre</w:t>
      </w:r>
    </w:p>
    <w:p w14:paraId="640E67C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Derachinai sa rachine dla terre? Chers sines! bouans!</w:t>
      </w:r>
    </w:p>
    <w:p w14:paraId="17B07F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Jamais la tete dla revolte ns’elevra d’vant question</w:t>
      </w:r>
      <w:r>
        <w:rPr>
          <w:rFonts w:ascii="Times New Roman" w:hAnsi="Times New Roman"/>
          <w:color w:val="000000"/>
          <w:sz w:val="22"/>
          <w:szCs w:val="22"/>
        </w:rPr>
        <w:tab/>
      </w:r>
    </w:p>
    <w:p w14:paraId="6926D039" w14:textId="690A6F64" w:rsidR="00E324CC" w:rsidRDefault="00000000">
      <w:pPr>
        <w:rPr>
          <w:rFonts w:ascii="Times New Roman" w:hAnsi="Times New Roman"/>
          <w:color w:val="000000"/>
          <w:sz w:val="22"/>
          <w:szCs w:val="22"/>
        </w:rPr>
      </w:pPr>
      <w:r>
        <w:rPr>
          <w:rFonts w:ascii="Times New Roman" w:hAnsi="Times New Roman"/>
          <w:color w:val="000000"/>
          <w:sz w:val="22"/>
          <w:szCs w:val="22"/>
        </w:rPr>
        <w:tab/>
        <w:t>L’bouais d’</w:t>
      </w:r>
      <w:r w:rsidR="00AC1FC9">
        <w:rPr>
          <w:rFonts w:ascii="Times New Roman" w:hAnsi="Times New Roman"/>
          <w:color w:val="000000"/>
          <w:sz w:val="22"/>
          <w:szCs w:val="22"/>
        </w:rPr>
        <w:t>Bir</w:t>
      </w:r>
      <w:r>
        <w:rPr>
          <w:rFonts w:ascii="Times New Roman" w:hAnsi="Times New Roman"/>
          <w:color w:val="000000"/>
          <w:sz w:val="22"/>
          <w:szCs w:val="22"/>
        </w:rPr>
        <w:t>nam ne bouge et not Macbeth haut elvai</w:t>
      </w:r>
    </w:p>
    <w:p w14:paraId="110F13B8" w14:textId="17F21BF0"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Vivra le </w:t>
      </w:r>
      <w:r w:rsidR="00E17D61">
        <w:rPr>
          <w:rFonts w:ascii="Times New Roman" w:hAnsi="Times New Roman"/>
          <w:color w:val="000000"/>
          <w:sz w:val="22"/>
          <w:szCs w:val="22"/>
        </w:rPr>
        <w:t>l</w:t>
      </w:r>
      <w:r>
        <w:rPr>
          <w:rFonts w:ascii="Times New Roman" w:hAnsi="Times New Roman"/>
          <w:color w:val="000000"/>
          <w:sz w:val="22"/>
          <w:szCs w:val="22"/>
        </w:rPr>
        <w:t>ieizi dla nature p</w:t>
      </w:r>
      <w:r w:rsidR="00E17D61">
        <w:rPr>
          <w:rFonts w:ascii="Times New Roman" w:hAnsi="Times New Roman"/>
          <w:color w:val="000000"/>
          <w:sz w:val="22"/>
          <w:szCs w:val="22"/>
        </w:rPr>
        <w:t>ai</w:t>
      </w:r>
      <w:r>
        <w:rPr>
          <w:rFonts w:ascii="Times New Roman" w:hAnsi="Times New Roman"/>
          <w:color w:val="000000"/>
          <w:sz w:val="22"/>
          <w:szCs w:val="22"/>
        </w:rPr>
        <w:t>era sn’halaiene</w:t>
      </w:r>
    </w:p>
    <w:p w14:paraId="0A743A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 temps et a la coutume mortelle. Acouare men coeur</w:t>
      </w:r>
    </w:p>
    <w:p w14:paraId="27FDFD5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Bat pour savè une affaire: dizai mè, si votre art</w:t>
      </w:r>
    </w:p>
    <w:p w14:paraId="55EBB6A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Peut en dire autant le produit d’Banquo</w:t>
      </w:r>
    </w:p>
    <w:p w14:paraId="4ECC42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Era ti jamais l’throne d’shu pais ichin​?</w:t>
      </w:r>
    </w:p>
    <w:p w14:paraId="0D1FE3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Tous: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Ne trachie pouin a en savè pu. </w:t>
      </w:r>
    </w:p>
    <w:p w14:paraId="1B6EEA2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Je s’rait satisfait: denyai mè shunshin,</w:t>
      </w:r>
    </w:p>
    <w:p w14:paraId="091A70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qu’une malediction horriblle kaie su vou! Dizai mè etou</w:t>
      </w:r>
    </w:p>
    <w:p w14:paraId="566A1C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Pourqui qu’shute caueguiere la fonse? et kiei quamas qu’ sh’aie la?</w:t>
      </w:r>
    </w:p>
    <w:p w14:paraId="3FCF22C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[Musique]</w:t>
      </w:r>
    </w:p>
    <w:p w14:paraId="08771E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1 Sor: Mourton!</w:t>
      </w:r>
    </w:p>
    <w:p w14:paraId="5CE5F3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2 Sor: Mourton!</w:t>
      </w:r>
    </w:p>
    <w:p w14:paraId="7CBDF1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3 Sor: Mourton!</w:t>
      </w:r>
    </w:p>
    <w:p w14:paraId="1DF981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Tous: Mourton a sez iers et adouelon sen coeur;</w:t>
      </w:r>
    </w:p>
    <w:p w14:paraId="07F672D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V’nai comme dez ombrages, et pie allouezen.</w:t>
      </w:r>
    </w:p>
    <w:p w14:paraId="14A161C1" w14:textId="77777777" w:rsidR="00E324CC" w:rsidRDefault="00E324CC">
      <w:pPr>
        <w:rPr>
          <w:rFonts w:ascii="Times New Roman" w:hAnsi="Times New Roman"/>
          <w:color w:val="000000"/>
          <w:sz w:val="22"/>
          <w:szCs w:val="22"/>
        </w:rPr>
      </w:pPr>
    </w:p>
    <w:p w14:paraId="0E2FD7F2" w14:textId="769C487E"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t xml:space="preserve"> </w:t>
      </w:r>
      <w:r w:rsidR="004D1807">
        <w:rPr>
          <w:rFonts w:ascii="Times New Roman" w:hAnsi="Times New Roman"/>
          <w:color w:val="000000"/>
          <w:sz w:val="22"/>
          <w:szCs w:val="22"/>
        </w:rPr>
        <w:t>Hui</w:t>
      </w:r>
      <w:r w:rsidR="00E00A17">
        <w:rPr>
          <w:rFonts w:ascii="Times New Roman" w:hAnsi="Times New Roman"/>
          <w:color w:val="000000"/>
          <w:sz w:val="22"/>
          <w:szCs w:val="22"/>
        </w:rPr>
        <w:t xml:space="preserve"> </w:t>
      </w:r>
      <w:r>
        <w:rPr>
          <w:rFonts w:ascii="Times New Roman" w:hAnsi="Times New Roman"/>
          <w:color w:val="000000"/>
          <w:sz w:val="22"/>
          <w:szCs w:val="22"/>
        </w:rPr>
        <w:t>rouais s’mourte et passe la pyateforme l’un</w:t>
      </w:r>
    </w:p>
    <w:p w14:paraId="5C7C268B" w14:textId="05DAFFCC"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t>souventre l’autre, le draien auve un mireux a sa maien; Banquo derriére.</w:t>
      </w:r>
    </w:p>
    <w:p w14:paraId="21DF9537" w14:textId="77777777" w:rsidR="00E324CC" w:rsidRDefault="00E324CC">
      <w:pPr>
        <w:jc w:val="center"/>
        <w:rPr>
          <w:rFonts w:ascii="Times New Roman" w:hAnsi="Times New Roman"/>
          <w:color w:val="000000"/>
          <w:sz w:val="22"/>
          <w:szCs w:val="22"/>
        </w:rPr>
      </w:pPr>
    </w:p>
    <w:p w14:paraId="196C15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Taie etou comme l’espirit d’Banquo; abas!</w:t>
      </w:r>
    </w:p>
    <w:p w14:paraId="6293FE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 xml:space="preserve">Ta couronne fait mz’iers </w:t>
      </w:r>
      <w:commentRangeStart w:id="72"/>
      <w:commentRangeStart w:id="73"/>
      <w:r>
        <w:rPr>
          <w:rFonts w:ascii="Times New Roman" w:hAnsi="Times New Roman"/>
          <w:color w:val="000000"/>
          <w:sz w:val="22"/>
          <w:szCs w:val="22"/>
        </w:rPr>
        <w:t>bistai:</w:t>
      </w:r>
      <w:commentRangeEnd w:id="72"/>
      <w:r w:rsidR="001640C9">
        <w:rPr>
          <w:rStyle w:val="CommentReference"/>
          <w:rFonts w:cs="Mangal"/>
        </w:rPr>
        <w:commentReference w:id="72"/>
      </w:r>
      <w:commentRangeEnd w:id="73"/>
      <w:r w:rsidR="00163858">
        <w:rPr>
          <w:rStyle w:val="CommentReference"/>
          <w:rFonts w:cs="Mangal"/>
        </w:rPr>
        <w:commentReference w:id="73"/>
      </w:r>
      <w:r>
        <w:rPr>
          <w:rFonts w:ascii="Times New Roman" w:hAnsi="Times New Roman"/>
          <w:color w:val="000000"/>
          <w:sz w:val="22"/>
          <w:szCs w:val="22"/>
        </w:rPr>
        <w:t xml:space="preserve"> Et laie k’vaeux</w:t>
      </w:r>
    </w:p>
    <w:p w14:paraId="6287DC9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Te aut front cercyai d’or, aie comme le prumié: </w:t>
      </w:r>
    </w:p>
    <w:p w14:paraId="1126B96B" w14:textId="65E816FD" w:rsidR="00E324CC" w:rsidRDefault="00000000">
      <w:pPr>
        <w:rPr>
          <w:rFonts w:ascii="Times New Roman" w:hAnsi="Times New Roman"/>
          <w:color w:val="000000"/>
          <w:sz w:val="22"/>
          <w:szCs w:val="22"/>
        </w:rPr>
      </w:pPr>
      <w:r>
        <w:rPr>
          <w:rFonts w:ascii="Times New Roman" w:hAnsi="Times New Roman"/>
          <w:color w:val="000000"/>
          <w:sz w:val="22"/>
          <w:szCs w:val="22"/>
        </w:rPr>
        <w:tab/>
        <w:t>Un trèzième aie comme li etou. Sales sorilles!</w:t>
      </w:r>
    </w:p>
    <w:p w14:paraId="15A3FD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Pourqui kou m’mourtai shunshin? Un kateryième! iers r’gardai!</w:t>
      </w:r>
    </w:p>
    <w:p w14:paraId="4F433F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la line s’allouangnra t’alle au but du monde?</w:t>
      </w:r>
    </w:p>
    <w:p w14:paraId="61F82C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Acouare un autre! un sekieme! j’naen verrait pouin d’autre;</w:t>
      </w:r>
    </w:p>
    <w:p w14:paraId="08E08B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acouare le huikième se mourte, qui porte un mireux</w:t>
      </w:r>
    </w:p>
    <w:p w14:paraId="2950488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m’en mourte biaen d’autres; et j’en vêt </w:t>
      </w:r>
    </w:p>
    <w:p w14:paraId="07FA5A27" w14:textId="13C6C75F"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Qui triplles batons royaux et doublles couronnes porte. </w:t>
      </w:r>
    </w:p>
    <w:p w14:paraId="2A6143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Horriblle scene! oshteure, j’vet, sh’aie vrai;</w:t>
      </w:r>
    </w:p>
    <w:p w14:paraId="70588B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Banquo douabai d’sang rit su mé,</w:t>
      </w:r>
    </w:p>
    <w:p w14:paraId="0FDFF67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m’laie mourte pour laie siaens.</w:t>
      </w:r>
      <w:r>
        <w:rPr>
          <w:rStyle w:val="EndnoteAnchor"/>
          <w:rFonts w:ascii="Times New Roman" w:hAnsi="Times New Roman"/>
          <w:color w:val="000000"/>
          <w:sz w:val="22"/>
          <w:szCs w:val="22"/>
        </w:rPr>
        <w:endnoteReference w:id="17"/>
      </w:r>
      <w:r>
        <w:rPr>
          <w:rFonts w:ascii="Times New Roman" w:hAnsi="Times New Roman"/>
          <w:color w:val="000000"/>
          <w:sz w:val="22"/>
          <w:szCs w:val="22"/>
        </w:rPr>
        <w:t xml:space="preserve"> </w:t>
      </w:r>
    </w:p>
    <w:p w14:paraId="1DFE36C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aieske de meme?</w:t>
      </w:r>
    </w:p>
    <w:p w14:paraId="3C882F1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1 Sor: Oui, mousieu, sh’aie tout d’meme; mais pourqui </w:t>
      </w:r>
    </w:p>
    <w:p w14:paraId="4F831A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Macbeth aie restai la si etonnai? </w:t>
      </w:r>
    </w:p>
    <w:p w14:paraId="73A489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Annon, soeurs, i faut rejoui sn’espirit,</w:t>
      </w:r>
    </w:p>
    <w:p w14:paraId="0A2A251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mourtai l’miyeur de nos pyaiezis. </w:t>
      </w:r>
    </w:p>
    <w:p w14:paraId="0DDCCE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charmerait l’air pour bayié dla musique,</w:t>
      </w:r>
    </w:p>
    <w:p w14:paraId="6AE415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Tandis kou dansrai vot vieille ronde,</w:t>
      </w:r>
    </w:p>
    <w:p w14:paraId="4B0B57B2" w14:textId="77777777" w:rsidR="00E324CC" w:rsidRDefault="00000000">
      <w:pPr>
        <w:rPr>
          <w:rFonts w:ascii="Times New Roman" w:hAnsi="Times New Roman"/>
          <w:color w:val="000000"/>
          <w:sz w:val="22"/>
          <w:szCs w:val="22"/>
          <w:highlight w:val="yellow"/>
        </w:rPr>
      </w:pPr>
      <w:r>
        <w:rPr>
          <w:rFonts w:ascii="Times New Roman" w:hAnsi="Times New Roman"/>
          <w:color w:val="000000"/>
          <w:sz w:val="22"/>
          <w:szCs w:val="22"/>
        </w:rPr>
        <w:tab/>
        <w:t>Pour que shu grand rouai ichin peuve donc dire,</w:t>
      </w:r>
      <w:r>
        <w:rPr>
          <w:rFonts w:ascii="Times New Roman" w:hAnsi="Times New Roman"/>
          <w:color w:val="000000"/>
          <w:sz w:val="22"/>
          <w:szCs w:val="22"/>
        </w:rPr>
        <w:tab/>
      </w:r>
    </w:p>
    <w:p w14:paraId="0D30373C" w14:textId="77777777" w:rsidR="00E324CC" w:rsidRDefault="00000000">
      <w:pPr>
        <w:rPr>
          <w:rFonts w:ascii="Times New Roman" w:hAnsi="Times New Roman"/>
          <w:color w:val="000000"/>
          <w:sz w:val="22"/>
          <w:szCs w:val="22"/>
          <w:highlight w:val="yellow"/>
        </w:rPr>
      </w:pPr>
      <w:r>
        <w:rPr>
          <w:rFonts w:ascii="Times New Roman" w:hAnsi="Times New Roman"/>
          <w:color w:val="000000"/>
          <w:sz w:val="22"/>
          <w:szCs w:val="22"/>
        </w:rPr>
        <w:tab/>
        <w:t>Qu’nos devrais ont payi sen biaen v’nu.</w:t>
      </w:r>
    </w:p>
    <w:p w14:paraId="0DC3BE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295E0C74"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t>Musique. Laie sorchières danse et sorte</w:t>
      </w:r>
      <w:r>
        <w:rPr>
          <w:rStyle w:val="EndnoteAnchor"/>
          <w:rFonts w:ascii="Times New Roman" w:hAnsi="Times New Roman"/>
          <w:color w:val="000000"/>
          <w:sz w:val="22"/>
          <w:szCs w:val="22"/>
        </w:rPr>
        <w:endnoteReference w:id="18"/>
      </w:r>
    </w:p>
    <w:p w14:paraId="181085ED" w14:textId="77777777" w:rsidR="00E324CC" w:rsidRDefault="00E324CC">
      <w:pPr>
        <w:jc w:val="center"/>
        <w:rPr>
          <w:rFonts w:ascii="Times New Roman" w:hAnsi="Times New Roman"/>
          <w:color w:val="000000"/>
          <w:sz w:val="22"/>
          <w:szCs w:val="22"/>
        </w:rPr>
      </w:pPr>
    </w:p>
    <w:p w14:paraId="4CEE890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Ou’aie qui sont? Parties? que shute triste heure ichin</w:t>
      </w:r>
    </w:p>
    <w:p w14:paraId="760B804C" w14:textId="77777777" w:rsidR="00E324CC" w:rsidRDefault="00000000">
      <w:pPr>
        <w:rPr>
          <w:rFonts w:hint="eastAsia"/>
        </w:rPr>
      </w:pPr>
      <w:r>
        <w:rPr>
          <w:rFonts w:ascii="Times New Roman" w:hAnsi="Times New Roman"/>
          <w:color w:val="000000"/>
          <w:sz w:val="22"/>
          <w:szCs w:val="22"/>
        </w:rPr>
        <w:tab/>
        <w:t>Seit mize bas maudite dans l’almemats!</w:t>
      </w:r>
    </w:p>
    <w:p w14:paraId="3245CA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Entrai vou qu’aites en t’hors.</w:t>
      </w:r>
    </w:p>
    <w:p w14:paraId="3A7B9FC3" w14:textId="77777777" w:rsidR="00E324CC" w:rsidRDefault="00E324CC">
      <w:pPr>
        <w:rPr>
          <w:rFonts w:ascii="Times New Roman" w:hAnsi="Times New Roman"/>
          <w:color w:val="000000"/>
          <w:sz w:val="22"/>
          <w:szCs w:val="22"/>
        </w:rPr>
      </w:pPr>
    </w:p>
    <w:p w14:paraId="33ACDFC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Lenox entre</w:t>
      </w:r>
    </w:p>
    <w:p w14:paraId="0A12546D" w14:textId="77777777" w:rsidR="00E324CC" w:rsidRDefault="00E324CC">
      <w:pPr>
        <w:jc w:val="center"/>
        <w:rPr>
          <w:rFonts w:ascii="Times New Roman" w:hAnsi="Times New Roman"/>
          <w:color w:val="000000"/>
          <w:sz w:val="22"/>
          <w:szCs w:val="22"/>
        </w:rPr>
      </w:pPr>
    </w:p>
    <w:p w14:paraId="7C3D9FBA" w14:textId="4BDB4AB9"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kè la volontai d’vot grace?</w:t>
      </w:r>
    </w:p>
    <w:p w14:paraId="6325A3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Avoue veux laie soeurs sorchières?</w:t>
      </w:r>
    </w:p>
    <w:p w14:paraId="35F956A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Naennin, men Seigneur.</w:t>
      </w:r>
    </w:p>
    <w:p w14:paraId="397DB755" w14:textId="77777777" w:rsidR="00E324CC" w:rsidRDefault="00000000">
      <w:pPr>
        <w:rPr>
          <w:rFonts w:hint="eastAsia"/>
        </w:rPr>
      </w:pPr>
      <w:r>
        <w:rPr>
          <w:rFonts w:ascii="Times New Roman" w:hAnsi="Times New Roman"/>
          <w:color w:val="000000"/>
          <w:sz w:val="22"/>
          <w:szCs w:val="22"/>
        </w:rPr>
        <w:t>Mac: Aieshe qui n’ont pouin etai après d’vou?</w:t>
      </w:r>
    </w:p>
    <w:p w14:paraId="26EF04FB" w14:textId="77777777" w:rsidR="00E324CC" w:rsidRDefault="00000000">
      <w:pPr>
        <w:rPr>
          <w:rFonts w:hint="eastAsia"/>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Nan vraiment, men Seigneur.</w:t>
      </w:r>
    </w:p>
    <w:p w14:paraId="3A9EE780" w14:textId="77777777" w:rsidR="00E324CC" w:rsidRDefault="00000000">
      <w:pPr>
        <w:rPr>
          <w:rFonts w:hint="eastAsia"/>
        </w:rPr>
      </w:pPr>
      <w:r>
        <w:rPr>
          <w:rFonts w:ascii="Times New Roman" w:hAnsi="Times New Roman"/>
          <w:color w:val="000000"/>
          <w:sz w:val="22"/>
          <w:szCs w:val="22"/>
        </w:rPr>
        <w:t>Mac: Que l’air seit infectai su qui i ch’vaueche,</w:t>
      </w:r>
    </w:p>
    <w:p w14:paraId="7D23FCE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damnai tous qui s’fie su yaeux! j’ait oui</w:t>
      </w:r>
    </w:p>
    <w:p w14:paraId="68AB11B9" w14:textId="77777777" w:rsidR="00E324CC" w:rsidRDefault="00000000">
      <w:pPr>
        <w:rPr>
          <w:rFonts w:ascii="Times New Roman" w:hAnsi="Times New Roman"/>
          <w:color w:val="000000"/>
          <w:sz w:val="22"/>
          <w:szCs w:val="22"/>
          <w:highlight w:val="yellow"/>
        </w:rPr>
      </w:pPr>
      <w:r>
        <w:rPr>
          <w:rFonts w:ascii="Times New Roman" w:hAnsi="Times New Roman"/>
          <w:color w:val="000000"/>
          <w:sz w:val="22"/>
          <w:szCs w:val="22"/>
        </w:rPr>
        <w:tab/>
        <w:t>Daie ch’vaues galloppai: Kaie que sh’tait qui v’nait?</w:t>
      </w:r>
    </w:p>
    <w:p w14:paraId="05D3C957" w14:textId="2908838F"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Sh’aie daeux ou trè, men Seigneur, qui viaenne vou </w:t>
      </w:r>
      <w:r w:rsidR="00837ECD">
        <w:rPr>
          <w:rFonts w:ascii="Times New Roman" w:hAnsi="Times New Roman"/>
          <w:color w:val="000000"/>
          <w:sz w:val="22"/>
          <w:szCs w:val="22"/>
        </w:rPr>
        <w:t>dire</w:t>
      </w:r>
      <w:r>
        <w:rPr>
          <w:rFonts w:ascii="Times New Roman" w:hAnsi="Times New Roman"/>
          <w:color w:val="000000"/>
          <w:sz w:val="22"/>
          <w:szCs w:val="22"/>
        </w:rPr>
        <w:t>re</w:t>
      </w:r>
    </w:p>
    <w:p w14:paraId="28DFCDF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Macduff aie parti en Angyiterre.</w:t>
      </w:r>
    </w:p>
    <w:p w14:paraId="2CEE7C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Parti en Angyiterre!</w:t>
      </w:r>
    </w:p>
    <w:p w14:paraId="543434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Oui, men bouan Seigneur.</w:t>
      </w:r>
    </w:p>
    <w:p w14:paraId="71E13E3F" w14:textId="491BEDBD" w:rsidR="00E324CC" w:rsidRDefault="00000000">
      <w:pPr>
        <w:rPr>
          <w:rFonts w:hint="eastAsia"/>
        </w:rPr>
      </w:pPr>
      <w:r>
        <w:rPr>
          <w:rFonts w:ascii="Times New Roman" w:hAnsi="Times New Roman"/>
          <w:color w:val="000000"/>
          <w:sz w:val="22"/>
          <w:szCs w:val="22"/>
        </w:rPr>
        <w:t>Macb:</w:t>
      </w:r>
      <w:r>
        <w:rPr>
          <w:rStyle w:val="EndnoteAnchor"/>
          <w:rFonts w:ascii="Times New Roman" w:hAnsi="Times New Roman"/>
          <w:color w:val="000000"/>
          <w:sz w:val="22"/>
          <w:szCs w:val="22"/>
        </w:rPr>
        <w:endnoteReference w:id="19"/>
      </w:r>
      <w:r>
        <w:rPr>
          <w:rFonts w:ascii="Times New Roman" w:hAnsi="Times New Roman"/>
          <w:color w:val="000000"/>
          <w:sz w:val="22"/>
          <w:szCs w:val="22"/>
        </w:rPr>
        <w:t xml:space="preserve"> Temps, tu d’zire de vèmaie famaeuses actions;</w:t>
      </w:r>
    </w:p>
    <w:p w14:paraId="691DF88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Le bouan pyant naie jamais surpassai </w:t>
      </w:r>
    </w:p>
    <w:p w14:paraId="3DD39CB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mouains ql’action n’aille auve; Depie oshteure</w:t>
      </w:r>
    </w:p>
    <w:p w14:paraId="7A302498" w14:textId="77777777" w:rsidR="00E324CC" w:rsidRDefault="00000000">
      <w:pPr>
        <w:rPr>
          <w:rFonts w:hint="eastAsia"/>
        </w:rPr>
      </w:pPr>
      <w:r>
        <w:rPr>
          <w:rFonts w:ascii="Times New Roman" w:hAnsi="Times New Roman"/>
          <w:color w:val="000000"/>
          <w:sz w:val="22"/>
          <w:szCs w:val="22"/>
        </w:rPr>
        <w:tab/>
        <w:t>Laie prumiè frits d’men coeur s’rons</w:t>
      </w:r>
    </w:p>
    <w:p w14:paraId="23F8CEAF" w14:textId="77777777" w:rsidR="00E324CC" w:rsidRDefault="00000000">
      <w:pPr>
        <w:rPr>
          <w:rFonts w:hint="eastAsia"/>
        </w:rPr>
      </w:pPr>
      <w:r>
        <w:rPr>
          <w:rFonts w:ascii="Times New Roman" w:hAnsi="Times New Roman"/>
          <w:color w:val="000000"/>
          <w:sz w:val="22"/>
          <w:szCs w:val="22"/>
        </w:rPr>
        <w:tab/>
        <w:t>Laie prumiè frits d’ma maien. Et meme oshteure,</w:t>
      </w:r>
    </w:p>
    <w:p w14:paraId="1B1DE5F8" w14:textId="77777777" w:rsidR="00E324CC" w:rsidRDefault="00000000">
      <w:pPr>
        <w:rPr>
          <w:rFonts w:hint="eastAsia"/>
        </w:rPr>
      </w:pPr>
      <w:r>
        <w:rPr>
          <w:rFonts w:ascii="Times New Roman" w:hAnsi="Times New Roman"/>
          <w:color w:val="000000"/>
          <w:sz w:val="22"/>
          <w:szCs w:val="22"/>
        </w:rPr>
        <w:tab/>
        <w:t>Pour couronnai maie pensaies d’actions, pour pensai et faire;</w:t>
      </w:r>
    </w:p>
    <w:p w14:paraId="650C1F20" w14:textId="310D5262" w:rsidR="00E324CC" w:rsidRDefault="00000000">
      <w:pPr>
        <w:rPr>
          <w:rFonts w:hint="eastAsia"/>
        </w:rPr>
      </w:pPr>
      <w:r>
        <w:rPr>
          <w:rFonts w:ascii="Times New Roman" w:hAnsi="Times New Roman"/>
          <w:color w:val="000000"/>
          <w:sz w:val="22"/>
          <w:szCs w:val="22"/>
        </w:rPr>
        <w:tab/>
        <w:t>Que l’chat</w:t>
      </w:r>
      <w:r w:rsidR="00837ECD">
        <w:rPr>
          <w:rFonts w:ascii="Times New Roman" w:hAnsi="Times New Roman"/>
          <w:color w:val="000000"/>
          <w:sz w:val="22"/>
          <w:szCs w:val="22"/>
        </w:rPr>
        <w:t>è</w:t>
      </w:r>
      <w:r>
        <w:rPr>
          <w:rFonts w:ascii="Times New Roman" w:hAnsi="Times New Roman"/>
          <w:color w:val="000000"/>
          <w:sz w:val="22"/>
          <w:szCs w:val="22"/>
        </w:rPr>
        <w:t xml:space="preserve"> d’Macduff seit attaqui;</w:t>
      </w:r>
    </w:p>
    <w:p w14:paraId="1D130C22" w14:textId="77777777" w:rsidR="00E324CC" w:rsidRDefault="00000000">
      <w:pPr>
        <w:rPr>
          <w:rFonts w:hint="eastAsia"/>
        </w:rPr>
      </w:pPr>
      <w:r>
        <w:rPr>
          <w:rFonts w:ascii="Times New Roman" w:hAnsi="Times New Roman"/>
          <w:color w:val="000000"/>
          <w:sz w:val="22"/>
          <w:szCs w:val="22"/>
        </w:rPr>
        <w:tab/>
        <w:t>Mettai la maien su Fife; cedai a la tranche du sahbre</w:t>
      </w:r>
    </w:p>
    <w:p w14:paraId="7EC53157" w14:textId="671E572F" w:rsidR="00E324CC" w:rsidRDefault="00000000">
      <w:pPr>
        <w:rPr>
          <w:rFonts w:hint="eastAsia"/>
        </w:rPr>
      </w:pPr>
      <w:r>
        <w:rPr>
          <w:rFonts w:ascii="Times New Roman" w:hAnsi="Times New Roman"/>
          <w:color w:val="000000"/>
          <w:sz w:val="22"/>
          <w:szCs w:val="22"/>
        </w:rPr>
        <w:tab/>
        <w:t>Sa femme, sez efans, et toutes lez ames infot</w:t>
      </w:r>
      <w:r w:rsidR="008D1498">
        <w:rPr>
          <w:rFonts w:ascii="Times New Roman" w:hAnsi="Times New Roman"/>
          <w:color w:val="000000"/>
          <w:sz w:val="22"/>
          <w:szCs w:val="22"/>
        </w:rPr>
        <w:t>r</w:t>
      </w:r>
      <w:r>
        <w:rPr>
          <w:rFonts w:ascii="Times New Roman" w:hAnsi="Times New Roman"/>
          <w:color w:val="000000"/>
          <w:sz w:val="22"/>
          <w:szCs w:val="22"/>
        </w:rPr>
        <w:t>unaies</w:t>
      </w:r>
    </w:p>
    <w:p w14:paraId="6E02D143" w14:textId="77777777" w:rsidR="00E324CC" w:rsidRDefault="00000000">
      <w:pPr>
        <w:rPr>
          <w:rFonts w:hint="eastAsia"/>
        </w:rPr>
      </w:pPr>
      <w:r>
        <w:rPr>
          <w:rFonts w:ascii="Times New Roman" w:hAnsi="Times New Roman"/>
          <w:color w:val="000000"/>
          <w:sz w:val="22"/>
          <w:szCs w:val="22"/>
        </w:rPr>
        <w:tab/>
        <w:t>Qui sont d’sa race. Pouin m’vantant comme un fou;</w:t>
      </w:r>
    </w:p>
    <w:p w14:paraId="7D22DE83" w14:textId="77777777" w:rsidR="00E324CC" w:rsidRDefault="00000000">
      <w:pPr>
        <w:rPr>
          <w:rFonts w:hint="eastAsia"/>
        </w:rPr>
      </w:pPr>
      <w:r>
        <w:rPr>
          <w:rFonts w:ascii="Times New Roman" w:hAnsi="Times New Roman"/>
          <w:color w:val="000000"/>
          <w:sz w:val="22"/>
          <w:szCs w:val="22"/>
        </w:rPr>
        <w:tab/>
        <w:t>Mais shunshin j’ f’rait d’vant qu’ma pensaie n’refrede.</w:t>
      </w:r>
    </w:p>
    <w:p w14:paraId="3DBF4C70" w14:textId="77777777" w:rsidR="00E324CC" w:rsidRDefault="00000000">
      <w:pPr>
        <w:rPr>
          <w:rFonts w:hint="eastAsia"/>
        </w:rPr>
      </w:pPr>
      <w:r>
        <w:rPr>
          <w:rFonts w:ascii="Times New Roman" w:hAnsi="Times New Roman"/>
          <w:color w:val="000000"/>
          <w:sz w:val="22"/>
          <w:szCs w:val="22"/>
        </w:rPr>
        <w:tab/>
        <w:t>Mais pouin d’aut de scenes. Ou’aie kaie sh’aie messieux la?</w:t>
      </w:r>
    </w:p>
    <w:p w14:paraId="6EE44079" w14:textId="77777777" w:rsidR="00E324CC" w:rsidRDefault="00000000">
      <w:pPr>
        <w:rPr>
          <w:rFonts w:hint="eastAsia"/>
        </w:rPr>
      </w:pPr>
      <w:r>
        <w:rPr>
          <w:rFonts w:ascii="Times New Roman" w:hAnsi="Times New Roman"/>
          <w:color w:val="000000"/>
          <w:sz w:val="22"/>
          <w:szCs w:val="22"/>
        </w:rPr>
        <w:tab/>
        <w:t xml:space="preserve">Annon, m’nai me ou’aie qui sont. </w:t>
      </w:r>
    </w:p>
    <w:p w14:paraId="458A4F5A" w14:textId="7777777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66131106" w14:textId="1203A142" w:rsidR="00E324CC" w:rsidRDefault="00000000">
      <w:pPr>
        <w:jc w:val="center"/>
        <w:rPr>
          <w:rFonts w:hint="eastAsia"/>
        </w:rPr>
      </w:pPr>
      <w:r>
        <w:rPr>
          <w:rFonts w:ascii="Times New Roman" w:hAnsi="Times New Roman"/>
          <w:color w:val="000000"/>
          <w:sz w:val="22"/>
          <w:szCs w:val="22"/>
        </w:rPr>
        <w:t>Scene 2.</w:t>
      </w:r>
      <w:r>
        <w:rPr>
          <w:rFonts w:ascii="Times New Roman" w:hAnsi="Times New Roman"/>
          <w:color w:val="000000"/>
          <w:sz w:val="22"/>
          <w:szCs w:val="22"/>
        </w:rPr>
        <w:tab/>
        <w:t>Fife.</w:t>
      </w:r>
      <w:r>
        <w:rPr>
          <w:rFonts w:ascii="Times New Roman" w:hAnsi="Times New Roman"/>
          <w:color w:val="000000"/>
          <w:sz w:val="22"/>
          <w:szCs w:val="22"/>
        </w:rPr>
        <w:tab/>
        <w:t xml:space="preserve"> Un Endrè dans l’chat</w:t>
      </w:r>
      <w:r w:rsidR="008D1498">
        <w:rPr>
          <w:rFonts w:ascii="Times New Roman" w:hAnsi="Times New Roman"/>
          <w:color w:val="000000"/>
          <w:sz w:val="22"/>
          <w:szCs w:val="22"/>
        </w:rPr>
        <w:t>è</w:t>
      </w:r>
      <w:r>
        <w:rPr>
          <w:rFonts w:ascii="Times New Roman" w:hAnsi="Times New Roman"/>
          <w:color w:val="000000"/>
          <w:sz w:val="22"/>
          <w:szCs w:val="22"/>
        </w:rPr>
        <w:t xml:space="preserve"> d’Macduff.</w:t>
      </w:r>
    </w:p>
    <w:p w14:paraId="04811183" w14:textId="77777777" w:rsidR="00E324CC" w:rsidRDefault="00E324CC">
      <w:pPr>
        <w:jc w:val="center"/>
        <w:rPr>
          <w:rFonts w:ascii="Times New Roman" w:hAnsi="Times New Roman"/>
          <w:color w:val="000000"/>
          <w:sz w:val="22"/>
          <w:szCs w:val="22"/>
        </w:rPr>
      </w:pPr>
    </w:p>
    <w:p w14:paraId="66898B8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Dame Macduff, sen fi, et Rosse.</w:t>
      </w:r>
    </w:p>
    <w:p w14:paraId="45B9C78D" w14:textId="77777777" w:rsidR="00E324CC" w:rsidRDefault="00E324CC">
      <w:pPr>
        <w:jc w:val="center"/>
        <w:rPr>
          <w:rFonts w:ascii="Times New Roman" w:hAnsi="Times New Roman"/>
          <w:color w:val="000000"/>
          <w:sz w:val="22"/>
          <w:szCs w:val="22"/>
        </w:rPr>
      </w:pPr>
    </w:p>
    <w:p w14:paraId="03295773" w14:textId="304E2C22" w:rsidR="00E324CC" w:rsidRDefault="00000000">
      <w:pPr>
        <w:rPr>
          <w:rFonts w:hint="eastAsia"/>
        </w:rPr>
      </w:pPr>
      <w:r>
        <w:rPr>
          <w:rFonts w:ascii="Times New Roman" w:hAnsi="Times New Roman"/>
          <w:color w:val="000000"/>
          <w:sz w:val="22"/>
          <w:szCs w:val="22"/>
        </w:rPr>
        <w:t>D Mduf: Kaie qu’il a fait pour le faire se paquet du p</w:t>
      </w:r>
      <w:r w:rsidR="008D1498">
        <w:rPr>
          <w:rFonts w:ascii="Times New Roman" w:hAnsi="Times New Roman"/>
          <w:color w:val="000000"/>
          <w:sz w:val="22"/>
          <w:szCs w:val="22"/>
        </w:rPr>
        <w:t>a</w:t>
      </w:r>
      <w:r>
        <w:rPr>
          <w:rFonts w:ascii="Times New Roman" w:hAnsi="Times New Roman"/>
          <w:color w:val="000000"/>
          <w:sz w:val="22"/>
          <w:szCs w:val="22"/>
        </w:rPr>
        <w:t>is?</w:t>
      </w:r>
    </w:p>
    <w:p w14:paraId="640C877B" w14:textId="77777777" w:rsidR="00E324CC" w:rsidRDefault="00000000">
      <w:pPr>
        <w:rPr>
          <w:rFonts w:hint="eastAsia"/>
        </w:rPr>
      </w:pPr>
      <w:r>
        <w:rPr>
          <w:rFonts w:ascii="Times New Roman" w:hAnsi="Times New Roman"/>
          <w:color w:val="000000"/>
          <w:sz w:val="22"/>
          <w:szCs w:val="22"/>
        </w:rPr>
        <w:t>Ros: I faut kou z’ayie patienche, madame</w:t>
      </w:r>
    </w:p>
    <w:p w14:paraId="4FB65612" w14:textId="77777777" w:rsidR="00E324CC" w:rsidRDefault="00000000">
      <w:pPr>
        <w:rPr>
          <w:rFonts w:hint="eastAsia"/>
        </w:rPr>
      </w:pPr>
      <w:r>
        <w:rPr>
          <w:rFonts w:ascii="Times New Roman" w:hAnsi="Times New Roman"/>
          <w:color w:val="000000"/>
          <w:sz w:val="22"/>
          <w:szCs w:val="22"/>
        </w:rPr>
        <w:t>D Mduf: I naen a pouin yeux:</w:t>
      </w:r>
    </w:p>
    <w:p w14:paraId="2110DFF6" w14:textId="77777777" w:rsidR="00E324CC" w:rsidRDefault="00000000">
      <w:pPr>
        <w:rPr>
          <w:rFonts w:hint="eastAsia"/>
        </w:rPr>
      </w:pPr>
      <w:r>
        <w:rPr>
          <w:rFonts w:ascii="Times New Roman" w:hAnsi="Times New Roman"/>
          <w:color w:val="000000"/>
          <w:sz w:val="22"/>
          <w:szCs w:val="22"/>
        </w:rPr>
        <w:tab/>
        <w:t>Sh’tait troubyaiezon pour li d’allai: Quand nos z’actions,</w:t>
      </w:r>
    </w:p>
    <w:p w14:paraId="1F6C97AB" w14:textId="77777777" w:rsidR="00E324CC" w:rsidRDefault="00000000">
      <w:pPr>
        <w:rPr>
          <w:rFonts w:hint="eastAsia"/>
        </w:rPr>
      </w:pPr>
      <w:r>
        <w:rPr>
          <w:rFonts w:ascii="Times New Roman" w:hAnsi="Times New Roman"/>
          <w:color w:val="000000"/>
          <w:sz w:val="22"/>
          <w:szCs w:val="22"/>
        </w:rPr>
        <w:tab/>
        <w:t>Ni nou font pouin traietres nos craientes le font.</w:t>
      </w:r>
    </w:p>
    <w:p w14:paraId="2403308C" w14:textId="77777777" w:rsidR="00E324CC" w:rsidRDefault="00000000">
      <w:pPr>
        <w:rPr>
          <w:rFonts w:hint="eastAsia"/>
        </w:rPr>
      </w:pPr>
      <w:r>
        <w:rPr>
          <w:rFonts w:ascii="Times New Roman" w:hAnsi="Times New Roman"/>
          <w:color w:val="000000"/>
          <w:sz w:val="22"/>
          <w:szCs w:val="22"/>
        </w:rPr>
        <w:t>Ros: Vou n’savai pouin</w:t>
      </w:r>
    </w:p>
    <w:p w14:paraId="296A31E5" w14:textId="77777777" w:rsidR="00E324CC" w:rsidRDefault="00000000">
      <w:pPr>
        <w:rPr>
          <w:rFonts w:hint="eastAsia"/>
        </w:rPr>
      </w:pPr>
      <w:r>
        <w:rPr>
          <w:rFonts w:ascii="Times New Roman" w:hAnsi="Times New Roman"/>
          <w:color w:val="000000"/>
          <w:sz w:val="22"/>
          <w:szCs w:val="22"/>
        </w:rPr>
        <w:tab/>
        <w:t>Si sh’tait sa sagese ou sa craiente.</w:t>
      </w:r>
    </w:p>
    <w:p w14:paraId="6A08D928" w14:textId="77777777" w:rsidR="00E324CC" w:rsidRDefault="00000000">
      <w:pPr>
        <w:rPr>
          <w:rFonts w:hint="eastAsia"/>
        </w:rPr>
      </w:pPr>
      <w:r>
        <w:rPr>
          <w:rFonts w:ascii="Times New Roman" w:hAnsi="Times New Roman"/>
          <w:color w:val="000000"/>
          <w:sz w:val="22"/>
          <w:szCs w:val="22"/>
        </w:rPr>
        <w:t>D Mduf: Sagese! de laquè sa femme et saie p’tits z’efans,</w:t>
      </w:r>
    </w:p>
    <w:p w14:paraId="707FD1DC" w14:textId="77777777" w:rsidR="00E324CC" w:rsidRDefault="00000000">
      <w:pPr>
        <w:rPr>
          <w:rFonts w:hint="eastAsia"/>
        </w:rPr>
      </w:pPr>
      <w:r>
        <w:rPr>
          <w:rFonts w:ascii="Times New Roman" w:hAnsi="Times New Roman"/>
          <w:color w:val="000000"/>
          <w:sz w:val="22"/>
          <w:szCs w:val="22"/>
        </w:rPr>
        <w:tab/>
        <w:t>Sen manoir et saie titres a une pieche</w:t>
      </w:r>
    </w:p>
    <w:p w14:paraId="72A2C833" w14:textId="77777777" w:rsidR="00E324CC" w:rsidRDefault="00000000">
      <w:pPr>
        <w:rPr>
          <w:rFonts w:hint="eastAsia"/>
        </w:rPr>
      </w:pPr>
      <w:r>
        <w:rPr>
          <w:rFonts w:ascii="Times New Roman" w:hAnsi="Times New Roman"/>
          <w:color w:val="000000"/>
          <w:sz w:val="22"/>
          <w:szCs w:val="22"/>
        </w:rPr>
        <w:tab/>
        <w:t>Qu’il abandonne li meme? I n’nou z’aieme pouin;</w:t>
      </w:r>
    </w:p>
    <w:p w14:paraId="69E7404A" w14:textId="41FFCEF2" w:rsidR="00E324CC" w:rsidRDefault="00000000">
      <w:pPr>
        <w:rPr>
          <w:rFonts w:hint="eastAsia"/>
        </w:rPr>
      </w:pPr>
      <w:r>
        <w:rPr>
          <w:rFonts w:ascii="Times New Roman" w:hAnsi="Times New Roman"/>
          <w:color w:val="000000"/>
          <w:sz w:val="22"/>
          <w:szCs w:val="22"/>
        </w:rPr>
        <w:tab/>
        <w:t>L’amieti d’nature lie manque: car le poure rib</w:t>
      </w:r>
      <w:r w:rsidR="008D1498">
        <w:rPr>
          <w:rFonts w:ascii="Times New Roman" w:hAnsi="Times New Roman"/>
          <w:color w:val="000000"/>
          <w:sz w:val="22"/>
          <w:szCs w:val="22"/>
        </w:rPr>
        <w:t>è</w:t>
      </w:r>
      <w:r>
        <w:rPr>
          <w:rFonts w:ascii="Times New Roman" w:hAnsi="Times New Roman"/>
          <w:color w:val="000000"/>
          <w:sz w:val="22"/>
          <w:szCs w:val="22"/>
        </w:rPr>
        <w:t>,</w:t>
      </w:r>
    </w:p>
    <w:p w14:paraId="679A4925" w14:textId="77777777" w:rsidR="00E324CC" w:rsidRDefault="00000000">
      <w:pPr>
        <w:rPr>
          <w:rFonts w:hint="eastAsia"/>
        </w:rPr>
      </w:pPr>
      <w:r>
        <w:rPr>
          <w:rFonts w:ascii="Times New Roman" w:hAnsi="Times New Roman"/>
          <w:color w:val="000000"/>
          <w:sz w:val="22"/>
          <w:szCs w:val="22"/>
        </w:rPr>
        <w:tab/>
        <w:t>L’pu p’tit daie mouissons, s’battra</w:t>
      </w:r>
    </w:p>
    <w:p w14:paraId="24F510B8" w14:textId="77777777" w:rsidR="00E324CC" w:rsidRDefault="00000000">
      <w:pPr>
        <w:rPr>
          <w:rFonts w:hint="eastAsia"/>
        </w:rPr>
      </w:pPr>
      <w:r>
        <w:rPr>
          <w:rFonts w:ascii="Times New Roman" w:hAnsi="Times New Roman"/>
          <w:color w:val="000000"/>
          <w:sz w:val="22"/>
          <w:szCs w:val="22"/>
        </w:rPr>
        <w:tab/>
        <w:t>Pour saie p’tits dans l’nid contre le cahouan</w:t>
      </w:r>
    </w:p>
    <w:p w14:paraId="688F3B7B" w14:textId="77777777" w:rsidR="00E324CC" w:rsidRDefault="00000000">
      <w:pPr>
        <w:rPr>
          <w:rFonts w:hint="eastAsia"/>
        </w:rPr>
      </w:pPr>
      <w:r>
        <w:rPr>
          <w:rFonts w:ascii="Times New Roman" w:hAnsi="Times New Roman"/>
          <w:color w:val="000000"/>
          <w:sz w:val="22"/>
          <w:szCs w:val="22"/>
        </w:rPr>
        <w:t xml:space="preserve"> </w:t>
      </w:r>
      <w:r>
        <w:rPr>
          <w:rFonts w:ascii="Times New Roman" w:hAnsi="Times New Roman"/>
          <w:sz w:val="22"/>
          <w:szCs w:val="22"/>
        </w:rPr>
        <w:tab/>
        <w:t>Tout aie la craiente n’ya riaen dl’amour;</w:t>
      </w:r>
    </w:p>
    <w:p w14:paraId="59E9D950" w14:textId="77777777" w:rsidR="00E324CC" w:rsidRDefault="00000000">
      <w:pPr>
        <w:rPr>
          <w:rFonts w:ascii="Times New Roman" w:hAnsi="Times New Roman"/>
          <w:sz w:val="22"/>
          <w:szCs w:val="22"/>
        </w:rPr>
      </w:pPr>
      <w:r>
        <w:rPr>
          <w:rFonts w:ascii="Times New Roman" w:hAnsi="Times New Roman"/>
          <w:sz w:val="22"/>
          <w:szCs w:val="22"/>
        </w:rPr>
        <w:tab/>
        <w:t>La sagesse aie ossi fayie, quand l’ecaprie</w:t>
      </w:r>
    </w:p>
    <w:p w14:paraId="7B42C706" w14:textId="77777777" w:rsidR="00E324CC" w:rsidRDefault="00000000">
      <w:pPr>
        <w:rPr>
          <w:rFonts w:ascii="Times New Roman" w:hAnsi="Times New Roman"/>
          <w:sz w:val="22"/>
          <w:szCs w:val="22"/>
        </w:rPr>
      </w:pPr>
      <w:r>
        <w:rPr>
          <w:rFonts w:ascii="Times New Roman" w:hAnsi="Times New Roman"/>
          <w:sz w:val="22"/>
          <w:szCs w:val="22"/>
        </w:rPr>
        <w:tab/>
        <w:t>Couar tant contre toute raison.</w:t>
      </w:r>
    </w:p>
    <w:p w14:paraId="4BDA1FC6" w14:textId="77777777" w:rsidR="00E324CC" w:rsidRDefault="00000000">
      <w:pPr>
        <w:rPr>
          <w:rFonts w:ascii="Times New Roman" w:hAnsi="Times New Roman"/>
          <w:sz w:val="22"/>
          <w:szCs w:val="22"/>
        </w:rPr>
      </w:pPr>
      <w:r>
        <w:rPr>
          <w:rFonts w:ascii="Times New Roman" w:hAnsi="Times New Roman"/>
          <w:sz w:val="22"/>
          <w:szCs w:val="22"/>
        </w:rPr>
        <w:t xml:space="preserve">Ros: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Ma chere cousine,</w:t>
      </w:r>
    </w:p>
    <w:p w14:paraId="0A01CCAB" w14:textId="77777777" w:rsidR="00E324CC" w:rsidRDefault="00000000">
      <w:pPr>
        <w:rPr>
          <w:rFonts w:ascii="Times New Roman" w:hAnsi="Times New Roman"/>
          <w:sz w:val="22"/>
          <w:szCs w:val="22"/>
        </w:rPr>
      </w:pPr>
      <w:r>
        <w:rPr>
          <w:rFonts w:ascii="Times New Roman" w:hAnsi="Times New Roman"/>
          <w:sz w:val="22"/>
          <w:szCs w:val="22"/>
        </w:rPr>
        <w:tab/>
        <w:t>J’vou z’en prie, moderoue; Mais pour votre homme,</w:t>
      </w:r>
    </w:p>
    <w:p w14:paraId="02157884" w14:textId="77777777" w:rsidR="00E324CC" w:rsidRDefault="00000000">
      <w:pPr>
        <w:rPr>
          <w:rFonts w:ascii="Times New Roman" w:hAnsi="Times New Roman"/>
          <w:sz w:val="22"/>
          <w:szCs w:val="22"/>
        </w:rPr>
      </w:pPr>
      <w:r>
        <w:rPr>
          <w:rFonts w:ascii="Times New Roman" w:hAnsi="Times New Roman"/>
          <w:sz w:val="22"/>
          <w:szCs w:val="22"/>
        </w:rPr>
        <w:tab/>
        <w:t>Il aie noblle, sage, et moderai, et counie mues</w:t>
      </w:r>
    </w:p>
    <w:p w14:paraId="0CBD22DE" w14:textId="77777777" w:rsidR="00E324CC" w:rsidRDefault="00000000">
      <w:pPr>
        <w:rPr>
          <w:rFonts w:ascii="Times New Roman" w:hAnsi="Times New Roman"/>
          <w:sz w:val="22"/>
          <w:szCs w:val="22"/>
        </w:rPr>
      </w:pPr>
      <w:r>
        <w:rPr>
          <w:rFonts w:ascii="Times New Roman" w:hAnsi="Times New Roman"/>
          <w:sz w:val="22"/>
          <w:szCs w:val="22"/>
        </w:rPr>
        <w:tab/>
        <w:t>Laie quintes du temps. jn’oze pouin en dire biaucaoup pu;</w:t>
      </w:r>
    </w:p>
    <w:p w14:paraId="4EEF59FE" w14:textId="77777777" w:rsidR="00E324CC" w:rsidRDefault="00000000">
      <w:pPr>
        <w:rPr>
          <w:rFonts w:ascii="Times New Roman" w:hAnsi="Times New Roman"/>
          <w:sz w:val="22"/>
          <w:szCs w:val="22"/>
        </w:rPr>
      </w:pPr>
      <w:r>
        <w:rPr>
          <w:rFonts w:ascii="Times New Roman" w:hAnsi="Times New Roman"/>
          <w:sz w:val="22"/>
          <w:szCs w:val="22"/>
        </w:rPr>
        <w:tab/>
        <w:t>Mais l’temps aie cruel, quand je simes traietres</w:t>
      </w:r>
    </w:p>
    <w:p w14:paraId="4F5C50B6" w14:textId="257D41F1" w:rsidR="00E324CC" w:rsidRDefault="00000000">
      <w:pPr>
        <w:rPr>
          <w:rFonts w:ascii="Times New Roman" w:hAnsi="Times New Roman"/>
          <w:sz w:val="22"/>
          <w:szCs w:val="22"/>
        </w:rPr>
      </w:pPr>
      <w:r>
        <w:rPr>
          <w:rFonts w:ascii="Times New Roman" w:hAnsi="Times New Roman"/>
          <w:sz w:val="22"/>
          <w:szCs w:val="22"/>
        </w:rPr>
        <w:tab/>
        <w:t>Sans nou counietre no</w:t>
      </w:r>
      <w:r w:rsidR="00AB108F">
        <w:rPr>
          <w:rFonts w:ascii="Times New Roman" w:hAnsi="Times New Roman"/>
          <w:sz w:val="22"/>
          <w:szCs w:val="22"/>
        </w:rPr>
        <w:t>n</w:t>
      </w:r>
      <w:r>
        <w:rPr>
          <w:rFonts w:ascii="Times New Roman" w:hAnsi="Times New Roman"/>
          <w:sz w:val="22"/>
          <w:szCs w:val="22"/>
        </w:rPr>
        <w:t xml:space="preserve"> memes, quand j’</w:t>
      </w:r>
      <w:r w:rsidR="008D1498">
        <w:rPr>
          <w:rFonts w:ascii="Times New Roman" w:hAnsi="Times New Roman"/>
          <w:sz w:val="22"/>
          <w:szCs w:val="22"/>
        </w:rPr>
        <w:t>o</w:t>
      </w:r>
      <w:r>
        <w:rPr>
          <w:rFonts w:ascii="Times New Roman" w:hAnsi="Times New Roman"/>
          <w:sz w:val="22"/>
          <w:szCs w:val="22"/>
        </w:rPr>
        <w:t>yon pahlai</w:t>
      </w:r>
    </w:p>
    <w:p w14:paraId="239132CE" w14:textId="77777777" w:rsidR="00E324CC" w:rsidRDefault="00000000">
      <w:pPr>
        <w:rPr>
          <w:rFonts w:ascii="Times New Roman" w:hAnsi="Times New Roman"/>
          <w:sz w:val="22"/>
          <w:szCs w:val="22"/>
        </w:rPr>
      </w:pPr>
      <w:r>
        <w:rPr>
          <w:rFonts w:ascii="Times New Roman" w:hAnsi="Times New Roman"/>
          <w:sz w:val="22"/>
          <w:szCs w:val="22"/>
        </w:rPr>
        <w:tab/>
        <w:t>De shu que j’craignon acouare sans sav</w:t>
      </w:r>
      <w:r>
        <w:rPr>
          <w:rFonts w:ascii="Times New Roman" w:hAnsi="Times New Roman"/>
          <w:color w:val="000000"/>
          <w:sz w:val="22"/>
          <w:szCs w:val="22"/>
        </w:rPr>
        <w:t>è kaie qu’ sh’aie</w:t>
      </w:r>
    </w:p>
    <w:p w14:paraId="1456D6C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que j’fyotton su une mair eragie et rudre</w:t>
      </w:r>
    </w:p>
    <w:p w14:paraId="6279CD15" w14:textId="51578601" w:rsidR="00E324CC" w:rsidRDefault="00000000">
      <w:pPr>
        <w:rPr>
          <w:rFonts w:ascii="Times New Roman" w:hAnsi="Times New Roman"/>
          <w:color w:val="000000"/>
          <w:sz w:val="22"/>
          <w:szCs w:val="22"/>
        </w:rPr>
      </w:pPr>
      <w:r>
        <w:rPr>
          <w:rFonts w:ascii="Times New Roman" w:hAnsi="Times New Roman"/>
          <w:color w:val="000000"/>
          <w:sz w:val="22"/>
          <w:szCs w:val="22"/>
        </w:rPr>
        <w:tab/>
        <w:t>D’chaque cotai et que j’boughon. j’vou qui</w:t>
      </w:r>
      <w:r w:rsidR="002501CE">
        <w:rPr>
          <w:rFonts w:ascii="Times New Roman" w:hAnsi="Times New Roman"/>
          <w:color w:val="000000"/>
          <w:sz w:val="22"/>
          <w:szCs w:val="22"/>
        </w:rPr>
        <w:t>t</w:t>
      </w:r>
      <w:r>
        <w:rPr>
          <w:rFonts w:ascii="Times New Roman" w:hAnsi="Times New Roman"/>
          <w:color w:val="000000"/>
          <w:sz w:val="22"/>
          <w:szCs w:val="22"/>
        </w:rPr>
        <w:t>t</w:t>
      </w:r>
      <w:r w:rsidR="002501CE">
        <w:rPr>
          <w:rFonts w:ascii="Times New Roman" w:hAnsi="Times New Roman"/>
          <w:color w:val="000000"/>
          <w:sz w:val="22"/>
          <w:szCs w:val="22"/>
        </w:rPr>
        <w:t>r</w:t>
      </w:r>
      <w:r>
        <w:rPr>
          <w:rFonts w:ascii="Times New Roman" w:hAnsi="Times New Roman"/>
          <w:color w:val="000000"/>
          <w:sz w:val="22"/>
          <w:szCs w:val="22"/>
        </w:rPr>
        <w:t>ait:</w:t>
      </w:r>
    </w:p>
    <w:p w14:paraId="75BD7B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j’en s’rait pouin long temps d’vant de r’veni.</w:t>
      </w:r>
    </w:p>
    <w:p w14:paraId="012800BE" w14:textId="25BCAAD5" w:rsidR="00E324CC" w:rsidRDefault="00000000">
      <w:pPr>
        <w:rPr>
          <w:rFonts w:ascii="Times New Roman" w:hAnsi="Times New Roman"/>
          <w:color w:val="000000"/>
          <w:sz w:val="22"/>
          <w:szCs w:val="22"/>
        </w:rPr>
      </w:pPr>
      <w:r>
        <w:rPr>
          <w:rFonts w:ascii="Times New Roman" w:hAnsi="Times New Roman"/>
          <w:color w:val="000000"/>
          <w:sz w:val="22"/>
          <w:szCs w:val="22"/>
        </w:rPr>
        <w:tab/>
        <w:t>Shu kaie au pière arraietra ou biaen m</w:t>
      </w:r>
      <w:r w:rsidR="002501CE">
        <w:rPr>
          <w:rFonts w:ascii="Times New Roman" w:hAnsi="Times New Roman"/>
          <w:color w:val="000000"/>
          <w:sz w:val="22"/>
          <w:szCs w:val="22"/>
        </w:rPr>
        <w:t>o</w:t>
      </w:r>
      <w:r>
        <w:rPr>
          <w:rFonts w:ascii="Times New Roman" w:hAnsi="Times New Roman"/>
          <w:color w:val="000000"/>
          <w:sz w:val="22"/>
          <w:szCs w:val="22"/>
        </w:rPr>
        <w:t>ntra</w:t>
      </w:r>
    </w:p>
    <w:p w14:paraId="76B135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shu quil etait d’vant. Men biau cousin</w:t>
      </w:r>
    </w:p>
    <w:p w14:paraId="07582CE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Une benediction su vou!</w:t>
      </w:r>
    </w:p>
    <w:p w14:paraId="5CBFD80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Il a un pere et acouare il aie sans pere.</w:t>
      </w:r>
    </w:p>
    <w:p w14:paraId="46CEBE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Je sie donc ossi fou si j’arraietaie pu long temps,</w:t>
      </w:r>
    </w:p>
    <w:p w14:paraId="04601B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S’rait ma disgrace et vot gene d’espirit:</w:t>
      </w:r>
    </w:p>
    <w:p w14:paraId="761B3DB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J’vou quitte au pu vite.</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[Ross sort]</w:t>
      </w:r>
    </w:p>
    <w:p w14:paraId="0E1A81C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Mousieu, vot pere aie mort: </w:t>
      </w:r>
    </w:p>
    <w:p w14:paraId="29F2488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kaie kou f’rai oshteure? commaie kou vivrai?</w:t>
      </w:r>
    </w:p>
    <w:p w14:paraId="4ED424B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Comme daie mouissons font, ma mere.</w:t>
      </w:r>
    </w:p>
    <w:p w14:paraId="3B91BF5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Qui! auve daie vers et daie mouques?</w:t>
      </w:r>
    </w:p>
    <w:p w14:paraId="61659F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Auve shu qu’ j’erait, j’entends; et i l’font etou.</w:t>
      </w:r>
    </w:p>
    <w:p w14:paraId="129695E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Poure mouisson! tu n’as jamais craiens la rait</w:t>
      </w:r>
    </w:p>
    <w:p w14:paraId="36006088" w14:textId="63E8B70A"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trappe ni l’raquet </w:t>
      </w:r>
      <w:commentRangeStart w:id="74"/>
      <w:r>
        <w:rPr>
          <w:rFonts w:ascii="Times New Roman" w:hAnsi="Times New Roman"/>
          <w:color w:val="000000"/>
          <w:sz w:val="22"/>
          <w:szCs w:val="22"/>
        </w:rPr>
        <w:t>ni l’gy</w:t>
      </w:r>
      <w:commentRangeEnd w:id="74"/>
      <w:r w:rsidR="002501CE">
        <w:rPr>
          <w:rStyle w:val="CommentReference"/>
          <w:rFonts w:cs="Mangal"/>
        </w:rPr>
        <w:commentReference w:id="74"/>
      </w:r>
      <w:r w:rsidR="008578B9">
        <w:rPr>
          <w:rFonts w:ascii="Times New Roman" w:hAnsi="Times New Roman"/>
          <w:color w:val="000000"/>
          <w:sz w:val="22"/>
          <w:szCs w:val="22"/>
        </w:rPr>
        <w:t>n</w:t>
      </w:r>
      <w:r>
        <w:rPr>
          <w:rFonts w:ascii="Times New Roman" w:hAnsi="Times New Roman"/>
          <w:color w:val="000000"/>
          <w:sz w:val="22"/>
          <w:szCs w:val="22"/>
        </w:rPr>
        <w:t>.</w:t>
      </w:r>
    </w:p>
    <w:p w14:paraId="478417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Fi: Pourqui qu j’le f’rais, ma mere? n’ya pouin d’gene. </w:t>
      </w:r>
    </w:p>
    <w:p w14:paraId="317518C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Mon pere naie pouin mort, auve tout vot d’vi.</w:t>
      </w:r>
    </w:p>
    <w:p w14:paraId="74454A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Tout aie acouare biaen apres tout.</w:t>
      </w:r>
      <w:r>
        <w:rPr>
          <w:rStyle w:val="EndnoteAnchor"/>
          <w:rFonts w:ascii="Times New Roman" w:hAnsi="Times New Roman"/>
          <w:color w:val="000000"/>
          <w:sz w:val="22"/>
          <w:szCs w:val="22"/>
        </w:rPr>
        <w:endnoteReference w:id="20"/>
      </w:r>
    </w:p>
    <w:p w14:paraId="2146707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Sife, il aie mort: commaie qu’tu f’ras pour un pere?</w:t>
      </w:r>
    </w:p>
    <w:p w14:paraId="2655C9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Vere, et commaie kou f’rai pour un homme?</w:t>
      </w:r>
    </w:p>
    <w:p w14:paraId="441ECF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Qui, j’peux m’en acatai vint a aucun marchi.</w:t>
      </w:r>
    </w:p>
    <w:p w14:paraId="6D0DD8B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Vou lz’acatai donc pour laie r’vendre.</w:t>
      </w:r>
    </w:p>
    <w:p w14:paraId="474106E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Tu pahle auve tout tn’espirit; et acouare, en fouai,</w:t>
      </w:r>
    </w:p>
    <w:p w14:paraId="24B1CA5E" w14:textId="77777777" w:rsidR="00E324CC" w:rsidRDefault="00000000">
      <w:pPr>
        <w:rPr>
          <w:rFonts w:hint="eastAsia"/>
        </w:rPr>
      </w:pPr>
      <w:r>
        <w:rPr>
          <w:rFonts w:ascii="Times New Roman" w:hAnsi="Times New Roman"/>
          <w:color w:val="000000"/>
          <w:sz w:val="22"/>
          <w:szCs w:val="22"/>
        </w:rPr>
        <w:tab/>
        <w:t>Auve dl’espirit assai pour tè.</w:t>
      </w:r>
    </w:p>
    <w:p w14:paraId="53AD4F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Mon pere etait ti un traietre, ma mere?</w:t>
      </w:r>
    </w:p>
    <w:p w14:paraId="3ADBCC5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Oui, i z’etait.</w:t>
      </w:r>
    </w:p>
    <w:p w14:paraId="1D3AB6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Kaie qu’ sh’aie un traitre?</w:t>
      </w:r>
    </w:p>
    <w:p w14:paraId="707F67A9" w14:textId="51F27862"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Md: </w:t>
      </w:r>
      <w:r w:rsidR="002501CE">
        <w:rPr>
          <w:rFonts w:ascii="Times New Roman" w:hAnsi="Times New Roman"/>
          <w:color w:val="000000"/>
          <w:sz w:val="22"/>
          <w:szCs w:val="22"/>
        </w:rPr>
        <w:t>O</w:t>
      </w:r>
      <w:r>
        <w:rPr>
          <w:rFonts w:ascii="Times New Roman" w:hAnsi="Times New Roman"/>
          <w:color w:val="000000"/>
          <w:sz w:val="22"/>
          <w:szCs w:val="22"/>
        </w:rPr>
        <w:t>ui, yun qui jure et ment.</w:t>
      </w:r>
    </w:p>
    <w:p w14:paraId="62B8A38C" w14:textId="5E011A9F" w:rsidR="00E324CC" w:rsidRDefault="00000000">
      <w:pPr>
        <w:rPr>
          <w:rFonts w:ascii="Times New Roman" w:hAnsi="Times New Roman"/>
          <w:color w:val="000000"/>
          <w:sz w:val="22"/>
          <w:szCs w:val="22"/>
        </w:rPr>
      </w:pPr>
      <w:r>
        <w:rPr>
          <w:rFonts w:ascii="Times New Roman" w:hAnsi="Times New Roman"/>
          <w:color w:val="000000"/>
          <w:sz w:val="22"/>
          <w:szCs w:val="22"/>
        </w:rPr>
        <w:t>Fi: Et aies</w:t>
      </w:r>
      <w:r w:rsidR="002501CE">
        <w:rPr>
          <w:rFonts w:ascii="Times New Roman" w:hAnsi="Times New Roman"/>
          <w:color w:val="000000"/>
          <w:sz w:val="22"/>
          <w:szCs w:val="22"/>
        </w:rPr>
        <w:t>h</w:t>
      </w:r>
      <w:r>
        <w:rPr>
          <w:rFonts w:ascii="Times New Roman" w:hAnsi="Times New Roman"/>
          <w:color w:val="000000"/>
          <w:sz w:val="22"/>
          <w:szCs w:val="22"/>
        </w:rPr>
        <w:t>e tous daie traietres qui l’font?</w:t>
      </w:r>
    </w:p>
    <w:p w14:paraId="606714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D Md: Tous laie siaens qui l’font sont daie</w:t>
      </w:r>
    </w:p>
    <w:p w14:paraId="6D7A953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traitres, et merite d’eaet pendus.</w:t>
      </w:r>
    </w:p>
    <w:p w14:paraId="12BB372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Et faut ti qui saie tous pendus qui jure et mente?</w:t>
      </w:r>
    </w:p>
    <w:p w14:paraId="334064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Tous.</w:t>
      </w:r>
    </w:p>
    <w:p w14:paraId="486AFA0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Kaie qui faut qui laie pende?</w:t>
      </w:r>
    </w:p>
    <w:p w14:paraId="4B06ED2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Qui, lz’hommes honnetes.</w:t>
      </w:r>
    </w:p>
    <w:p w14:paraId="63C3FE3A" w14:textId="6B67297D" w:rsidR="00E324CC" w:rsidRDefault="00000000">
      <w:pPr>
        <w:rPr>
          <w:rFonts w:ascii="Times New Roman" w:hAnsi="Times New Roman"/>
          <w:color w:val="000000"/>
          <w:sz w:val="22"/>
          <w:szCs w:val="22"/>
        </w:rPr>
      </w:pPr>
      <w:r>
        <w:rPr>
          <w:rFonts w:ascii="Times New Roman" w:hAnsi="Times New Roman"/>
          <w:color w:val="000000"/>
          <w:sz w:val="22"/>
          <w:szCs w:val="22"/>
        </w:rPr>
        <w:t>Fi: Eh biaen, laie siaens qui mente et qui jure sont daie plottes, car yaen a assai qui mente et qui jure pour capuchi</w:t>
      </w:r>
      <w:r w:rsidR="00F7425E">
        <w:rPr>
          <w:rFonts w:ascii="Times New Roman" w:hAnsi="Times New Roman"/>
          <w:color w:val="000000"/>
          <w:sz w:val="22"/>
          <w:szCs w:val="22"/>
        </w:rPr>
        <w:t>è</w:t>
      </w:r>
      <w:r>
        <w:rPr>
          <w:rFonts w:ascii="Times New Roman" w:hAnsi="Times New Roman"/>
          <w:color w:val="000000"/>
          <w:sz w:val="22"/>
          <w:szCs w:val="22"/>
        </w:rPr>
        <w:t xml:space="preserve"> lz’hommes honnetes et laie pendre.</w:t>
      </w:r>
    </w:p>
    <w:p w14:paraId="70FCDED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Md: Oshteure que Gu t’aigue, poure guenon! </w:t>
      </w:r>
    </w:p>
    <w:p w14:paraId="2FFDF4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commaie qu’tu f’ras pour un pere?</w:t>
      </w:r>
    </w:p>
    <w:p w14:paraId="3C90887B" w14:textId="6FAF978B" w:rsidR="00E324CC" w:rsidRDefault="00000000">
      <w:pPr>
        <w:rPr>
          <w:rFonts w:hint="eastAsia"/>
        </w:rPr>
      </w:pPr>
      <w:r>
        <w:rPr>
          <w:rFonts w:ascii="Times New Roman" w:hAnsi="Times New Roman"/>
          <w:color w:val="000000"/>
          <w:sz w:val="22"/>
          <w:szCs w:val="22"/>
        </w:rPr>
        <w:t>Fi: S’il tait mort, vou s’raetes a pyeurai po</w:t>
      </w:r>
      <w:commentRangeStart w:id="75"/>
      <w:r>
        <w:rPr>
          <w:rFonts w:ascii="Times New Roman" w:hAnsi="Times New Roman"/>
          <w:color w:val="000000"/>
          <w:sz w:val="22"/>
          <w:szCs w:val="22"/>
        </w:rPr>
        <w:t>ur li: si</w:t>
      </w:r>
      <w:r w:rsidR="00F7425E">
        <w:rPr>
          <w:rFonts w:ascii="Times New Roman" w:hAnsi="Times New Roman"/>
          <w:color w:val="000000"/>
          <w:sz w:val="22"/>
          <w:szCs w:val="22"/>
        </w:rPr>
        <w:t>k</w:t>
      </w:r>
      <w:r>
        <w:rPr>
          <w:rFonts w:ascii="Times New Roman" w:hAnsi="Times New Roman"/>
          <w:color w:val="000000"/>
          <w:sz w:val="22"/>
          <w:szCs w:val="22"/>
        </w:rPr>
        <w:t xml:space="preserve"> non </w:t>
      </w:r>
      <w:commentRangeEnd w:id="75"/>
      <w:r w:rsidR="00F7425E">
        <w:rPr>
          <w:rStyle w:val="CommentReference"/>
          <w:rFonts w:cs="Mangal"/>
        </w:rPr>
        <w:commentReference w:id="75"/>
      </w:r>
      <w:r>
        <w:rPr>
          <w:rFonts w:ascii="Times New Roman" w:hAnsi="Times New Roman"/>
          <w:color w:val="000000"/>
          <w:sz w:val="22"/>
          <w:szCs w:val="22"/>
        </w:rPr>
        <w:t>s’rait la un bouan sine</w:t>
      </w:r>
    </w:p>
    <w:p w14:paraId="0FD09DDE" w14:textId="77777777" w:rsidR="00E324CC" w:rsidRDefault="00000000">
      <w:pPr>
        <w:rPr>
          <w:rFonts w:hint="eastAsia"/>
        </w:rPr>
      </w:pPr>
      <w:r>
        <w:rPr>
          <w:rFonts w:ascii="Times New Roman" w:hAnsi="Times New Roman"/>
          <w:color w:val="000000"/>
          <w:sz w:val="22"/>
          <w:szCs w:val="22"/>
        </w:rPr>
        <w:tab/>
        <w:t>que j’erais biaen vite un nouvè pere.</w:t>
      </w:r>
    </w:p>
    <w:p w14:paraId="5145168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Md: Poure p’tit gniais, comme tu pahle!</w:t>
      </w:r>
    </w:p>
    <w:p w14:paraId="627F154F" w14:textId="77777777" w:rsidR="00E324CC" w:rsidRDefault="00E324CC">
      <w:pPr>
        <w:rPr>
          <w:rFonts w:ascii="Times New Roman" w:hAnsi="Times New Roman"/>
          <w:color w:val="000000"/>
          <w:sz w:val="22"/>
          <w:szCs w:val="22"/>
        </w:rPr>
      </w:pPr>
    </w:p>
    <w:p w14:paraId="40615BBB" w14:textId="77777777" w:rsidR="00E324CC" w:rsidRDefault="00000000">
      <w:pPr>
        <w:jc w:val="center"/>
        <w:rPr>
          <w:rFonts w:hint="eastAsia"/>
        </w:rPr>
      </w:pPr>
      <w:r>
        <w:rPr>
          <w:rFonts w:ascii="Times New Roman" w:hAnsi="Times New Roman"/>
          <w:color w:val="000000"/>
          <w:sz w:val="22"/>
          <w:szCs w:val="22"/>
        </w:rPr>
        <w:t>Un m’saghié entre</w:t>
      </w:r>
    </w:p>
    <w:p w14:paraId="7208DB3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58CEB55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Msa: Saiyie benite, belle dame! vou n’me couniesai pouin,</w:t>
      </w:r>
    </w:p>
    <w:p w14:paraId="0D103EF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Biau que s’sie parfait dans vote etat d’honneur.</w:t>
      </w:r>
    </w:p>
    <w:p w14:paraId="434BB06B" w14:textId="772E4430"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J’craiens que </w:t>
      </w:r>
      <w:r w:rsidR="00DE5DC1">
        <w:rPr>
          <w:rFonts w:ascii="Times New Roman" w:hAnsi="Times New Roman"/>
          <w:color w:val="000000"/>
          <w:sz w:val="22"/>
          <w:szCs w:val="22"/>
        </w:rPr>
        <w:t>n</w:t>
      </w:r>
      <w:r>
        <w:rPr>
          <w:rFonts w:ascii="Times New Roman" w:hAnsi="Times New Roman"/>
          <w:color w:val="000000"/>
          <w:sz w:val="22"/>
          <w:szCs w:val="22"/>
        </w:rPr>
        <w:t>y’ait du danghié biaen p</w:t>
      </w:r>
      <w:r w:rsidR="00F7425E">
        <w:rPr>
          <w:rFonts w:ascii="Times New Roman" w:hAnsi="Times New Roman"/>
          <w:color w:val="000000"/>
          <w:sz w:val="22"/>
          <w:szCs w:val="22"/>
        </w:rPr>
        <w:t>r</w:t>
      </w:r>
      <w:r>
        <w:rPr>
          <w:rFonts w:ascii="Times New Roman" w:hAnsi="Times New Roman"/>
          <w:color w:val="000000"/>
          <w:sz w:val="22"/>
          <w:szCs w:val="22"/>
        </w:rPr>
        <w:t>es d’vou:</w:t>
      </w:r>
    </w:p>
    <w:p w14:paraId="49BBBE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Sou voulai prendre l’avis d’un homme honnete,</w:t>
      </w:r>
    </w:p>
    <w:p w14:paraId="429883EE" w14:textId="44FAD1C9" w:rsidR="00E324CC" w:rsidRDefault="00000000">
      <w:pPr>
        <w:rPr>
          <w:rFonts w:ascii="Times New Roman" w:hAnsi="Times New Roman"/>
          <w:color w:val="000000"/>
          <w:sz w:val="22"/>
          <w:szCs w:val="22"/>
        </w:rPr>
      </w:pPr>
      <w:r>
        <w:rPr>
          <w:rFonts w:ascii="Times New Roman" w:hAnsi="Times New Roman"/>
          <w:color w:val="000000"/>
          <w:sz w:val="22"/>
          <w:szCs w:val="22"/>
        </w:rPr>
        <w:tab/>
        <w:t>N’saiyie pouin t</w:t>
      </w:r>
      <w:r w:rsidR="00DE5DC1">
        <w:rPr>
          <w:rFonts w:ascii="Times New Roman" w:hAnsi="Times New Roman"/>
          <w:color w:val="000000"/>
          <w:sz w:val="22"/>
          <w:szCs w:val="22"/>
        </w:rPr>
        <w:t>r</w:t>
      </w:r>
      <w:r>
        <w:rPr>
          <w:rFonts w:ascii="Times New Roman" w:hAnsi="Times New Roman"/>
          <w:color w:val="000000"/>
          <w:sz w:val="22"/>
          <w:szCs w:val="22"/>
        </w:rPr>
        <w:t>ouvaie ichin; d’ichin auve vos p’tits.</w:t>
      </w:r>
    </w:p>
    <w:p w14:paraId="700A28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vou z’effraias d’meme j’crè que s’sie trop rudre;</w:t>
      </w:r>
    </w:p>
    <w:p w14:paraId="50C5D3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D’vou faire pière s’rait laie cruautai,</w:t>
      </w:r>
    </w:p>
    <w:p w14:paraId="505475DE" w14:textId="654ED8AB" w:rsidR="00E324CC" w:rsidRDefault="00000000">
      <w:pPr>
        <w:rPr>
          <w:rFonts w:ascii="Times New Roman" w:hAnsi="Times New Roman"/>
          <w:color w:val="000000"/>
          <w:sz w:val="22"/>
          <w:szCs w:val="22"/>
        </w:rPr>
      </w:pPr>
      <w:r>
        <w:rPr>
          <w:rFonts w:ascii="Times New Roman" w:hAnsi="Times New Roman"/>
          <w:color w:val="000000"/>
          <w:sz w:val="22"/>
          <w:szCs w:val="22"/>
        </w:rPr>
        <w:tab/>
        <w:t>L’danghiè aie d’p</w:t>
      </w:r>
      <w:r w:rsidR="00DE5DC1">
        <w:rPr>
          <w:rFonts w:ascii="Times New Roman" w:hAnsi="Times New Roman"/>
          <w:color w:val="000000"/>
          <w:sz w:val="22"/>
          <w:szCs w:val="22"/>
        </w:rPr>
        <w:t>r</w:t>
      </w:r>
      <w:r>
        <w:rPr>
          <w:rFonts w:ascii="Times New Roman" w:hAnsi="Times New Roman"/>
          <w:color w:val="000000"/>
          <w:sz w:val="22"/>
          <w:szCs w:val="22"/>
        </w:rPr>
        <w:t>es d’vou. Que l’cieil vou garde!</w:t>
      </w:r>
    </w:p>
    <w:p w14:paraId="533AB0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Jn’oze pouin restai pu long temps.</w:t>
      </w:r>
    </w:p>
    <w:p w14:paraId="0D8653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[M’sa sort]</w:t>
      </w:r>
    </w:p>
    <w:p w14:paraId="75344C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Ou’aie donc que j’me paquerait?</w:t>
      </w:r>
    </w:p>
    <w:p w14:paraId="726CDE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Jn’ait pouin fait d’ma. mais jie pense oshteure </w:t>
      </w:r>
    </w:p>
    <w:p w14:paraId="55976A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sie dans shu monde ichin ou’aie que l’ma</w:t>
      </w:r>
    </w:p>
    <w:p w14:paraId="2CCE8FD0" w14:textId="1CDB115C"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Aie souvent </w:t>
      </w:r>
      <w:r w:rsidR="00DE5DC1">
        <w:rPr>
          <w:rFonts w:ascii="Times New Roman" w:hAnsi="Times New Roman"/>
          <w:color w:val="000000"/>
          <w:sz w:val="22"/>
          <w:szCs w:val="22"/>
        </w:rPr>
        <w:t>a</w:t>
      </w:r>
      <w:r>
        <w:rPr>
          <w:rFonts w:ascii="Times New Roman" w:hAnsi="Times New Roman"/>
          <w:color w:val="000000"/>
          <w:sz w:val="22"/>
          <w:szCs w:val="22"/>
        </w:rPr>
        <w:t>pprouvai faire du biaen aie parfeis contai</w:t>
      </w:r>
    </w:p>
    <w:p w14:paraId="0B6FD7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Une danghraeuse folie; Que donc, helas! </w:t>
      </w:r>
    </w:p>
    <w:p w14:paraId="5CB1319B" w14:textId="74287535" w:rsidR="00E324CC" w:rsidRDefault="00000000">
      <w:pPr>
        <w:rPr>
          <w:rFonts w:ascii="Times New Roman" w:hAnsi="Times New Roman"/>
          <w:color w:val="000000"/>
          <w:sz w:val="22"/>
          <w:szCs w:val="22"/>
        </w:rPr>
      </w:pPr>
      <w:r>
        <w:rPr>
          <w:rFonts w:ascii="Times New Roman" w:hAnsi="Times New Roman"/>
          <w:color w:val="000000"/>
          <w:sz w:val="22"/>
          <w:szCs w:val="22"/>
        </w:rPr>
        <w:tab/>
        <w:t>Met j</w:t>
      </w:r>
      <w:r w:rsidR="00DE5DC1">
        <w:rPr>
          <w:rFonts w:ascii="Times New Roman" w:hAnsi="Times New Roman"/>
          <w:color w:val="000000"/>
          <w:sz w:val="22"/>
          <w:szCs w:val="22"/>
        </w:rPr>
        <w:t>u</w:t>
      </w:r>
      <w:r>
        <w:rPr>
          <w:rFonts w:ascii="Times New Roman" w:hAnsi="Times New Roman"/>
          <w:color w:val="000000"/>
          <w:sz w:val="22"/>
          <w:szCs w:val="22"/>
        </w:rPr>
        <w:t xml:space="preserve"> ahaut shute d’fense la d’femme a dire,</w:t>
      </w:r>
    </w:p>
    <w:p w14:paraId="14C8DE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Jn’ait pouin fait d’ma? </w:t>
      </w:r>
    </w:p>
    <w:p w14:paraId="790DA5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Kiei visages que vla?</w:t>
      </w:r>
    </w:p>
    <w:p w14:paraId="1B7FE7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14E25A66"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Meurtriers entre</w:t>
      </w:r>
    </w:p>
    <w:p w14:paraId="4AB2B68C" w14:textId="77777777" w:rsidR="00E324CC" w:rsidRDefault="00E324CC">
      <w:pPr>
        <w:jc w:val="center"/>
        <w:rPr>
          <w:rFonts w:ascii="Times New Roman" w:hAnsi="Times New Roman"/>
          <w:color w:val="000000"/>
          <w:sz w:val="22"/>
          <w:szCs w:val="22"/>
        </w:rPr>
      </w:pPr>
    </w:p>
    <w:p w14:paraId="4511FB3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Meu: Ou’aie kaie votre homme?</w:t>
      </w:r>
    </w:p>
    <w:p w14:paraId="5DE03FF4" w14:textId="4F256A5D" w:rsidR="00E324CC" w:rsidRDefault="00000000">
      <w:pPr>
        <w:rPr>
          <w:rFonts w:ascii="Times New Roman" w:hAnsi="Times New Roman"/>
          <w:color w:val="000000"/>
          <w:sz w:val="22"/>
          <w:szCs w:val="22"/>
        </w:rPr>
      </w:pPr>
      <w:r>
        <w:rPr>
          <w:rFonts w:ascii="Times New Roman" w:hAnsi="Times New Roman"/>
          <w:color w:val="000000"/>
          <w:sz w:val="22"/>
          <w:szCs w:val="22"/>
        </w:rPr>
        <w:t>D Md: Jn’espere pouin qu’il aie a un endrè pouin s</w:t>
      </w:r>
      <w:r w:rsidR="00DE5DC1">
        <w:rPr>
          <w:rFonts w:ascii="Times New Roman" w:hAnsi="Times New Roman"/>
          <w:color w:val="000000"/>
          <w:sz w:val="22"/>
          <w:szCs w:val="22"/>
        </w:rPr>
        <w:t>o</w:t>
      </w:r>
      <w:r>
        <w:rPr>
          <w:rFonts w:ascii="Times New Roman" w:hAnsi="Times New Roman"/>
          <w:color w:val="000000"/>
          <w:sz w:val="22"/>
          <w:szCs w:val="22"/>
        </w:rPr>
        <w:t>lvablle</w:t>
      </w:r>
    </w:p>
    <w:p w14:paraId="7F0269F3" w14:textId="696E5237" w:rsidR="00E324CC" w:rsidRDefault="00000000">
      <w:pPr>
        <w:rPr>
          <w:rFonts w:ascii="Times New Roman" w:hAnsi="Times New Roman"/>
          <w:color w:val="000000"/>
          <w:sz w:val="22"/>
          <w:szCs w:val="22"/>
        </w:rPr>
      </w:pPr>
      <w:r>
        <w:rPr>
          <w:rFonts w:ascii="Times New Roman" w:hAnsi="Times New Roman"/>
          <w:color w:val="000000"/>
          <w:sz w:val="22"/>
          <w:szCs w:val="22"/>
        </w:rPr>
        <w:tab/>
        <w:t>Ou’aie qu’ d’</w:t>
      </w:r>
      <w:r w:rsidR="00DE5DC1">
        <w:rPr>
          <w:rFonts w:ascii="Times New Roman" w:hAnsi="Times New Roman"/>
          <w:color w:val="000000"/>
          <w:sz w:val="22"/>
          <w:szCs w:val="22"/>
        </w:rPr>
        <w:t>i</w:t>
      </w:r>
      <w:r>
        <w:rPr>
          <w:rFonts w:ascii="Times New Roman" w:hAnsi="Times New Roman"/>
          <w:color w:val="000000"/>
          <w:sz w:val="22"/>
          <w:szCs w:val="22"/>
        </w:rPr>
        <w:t>tais comme té pourrais l’trouvai.</w:t>
      </w:r>
    </w:p>
    <w:p w14:paraId="1AA7883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Il aie un traietre.</w:t>
      </w:r>
    </w:p>
    <w:p w14:paraId="282160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Fi: Tu mens, viyaien a oraeille fendue!</w:t>
      </w:r>
    </w:p>
    <w:p w14:paraId="236EA3C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Qui! vou heu.</w:t>
      </w:r>
    </w:p>
    <w:p w14:paraId="668E91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l’pique]</w:t>
      </w:r>
    </w:p>
    <w:p w14:paraId="0661F4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Jane produit d’traiezon!</w:t>
      </w:r>
    </w:p>
    <w:p w14:paraId="76F672B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Fi: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ma tuai, mere.</w:t>
      </w:r>
    </w:p>
    <w:p w14:paraId="679AB21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Couarai hors dla vie, j’vou prie.</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meurt]</w:t>
      </w:r>
    </w:p>
    <w:p w14:paraId="34AEE26A" w14:textId="77777777" w:rsidR="00E324CC" w:rsidRDefault="00E324CC">
      <w:pPr>
        <w:rPr>
          <w:rFonts w:ascii="Times New Roman" w:hAnsi="Times New Roman"/>
          <w:color w:val="000000"/>
          <w:sz w:val="22"/>
          <w:szCs w:val="22"/>
        </w:rPr>
      </w:pPr>
    </w:p>
    <w:p w14:paraId="3430CFFB"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Dame Macduff sort, keryant au ‘meurtre’, et sachie par laie meurtriers.</w:t>
      </w:r>
    </w:p>
    <w:p w14:paraId="4FA790FF" w14:textId="77777777" w:rsidR="00E324CC" w:rsidRDefault="00E324CC">
      <w:pPr>
        <w:jc w:val="center"/>
        <w:rPr>
          <w:rFonts w:ascii="Times New Roman" w:hAnsi="Times New Roman"/>
          <w:color w:val="000000"/>
          <w:sz w:val="22"/>
          <w:szCs w:val="22"/>
        </w:rPr>
      </w:pPr>
    </w:p>
    <w:p w14:paraId="6A72650B" w14:textId="77777777" w:rsidR="00E324CC" w:rsidRDefault="00E324CC">
      <w:pPr>
        <w:jc w:val="center"/>
        <w:rPr>
          <w:rFonts w:ascii="Times New Roman" w:hAnsi="Times New Roman"/>
          <w:color w:val="000000"/>
          <w:sz w:val="22"/>
          <w:szCs w:val="22"/>
        </w:rPr>
      </w:pPr>
    </w:p>
    <w:p w14:paraId="419B521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3.</w:t>
      </w:r>
      <w:r>
        <w:rPr>
          <w:rFonts w:ascii="Times New Roman" w:hAnsi="Times New Roman"/>
          <w:color w:val="000000"/>
          <w:sz w:val="22"/>
          <w:szCs w:val="22"/>
        </w:rPr>
        <w:tab/>
        <w:t>Angyiterre. Un endrè dans l’palais du rouai.</w:t>
      </w:r>
    </w:p>
    <w:p w14:paraId="7EA999FD" w14:textId="77777777" w:rsidR="00E324CC" w:rsidRDefault="00E324CC">
      <w:pPr>
        <w:jc w:val="center"/>
        <w:rPr>
          <w:rFonts w:ascii="Times New Roman" w:hAnsi="Times New Roman"/>
          <w:color w:val="000000"/>
          <w:sz w:val="22"/>
          <w:szCs w:val="22"/>
        </w:rPr>
      </w:pPr>
    </w:p>
    <w:p w14:paraId="4B858A5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Malcolm et Macduff.</w:t>
      </w:r>
    </w:p>
    <w:p w14:paraId="5D1979E2" w14:textId="77777777" w:rsidR="00E324CC" w:rsidRDefault="00E324CC">
      <w:pPr>
        <w:jc w:val="center"/>
        <w:rPr>
          <w:rFonts w:ascii="Times New Roman" w:hAnsi="Times New Roman"/>
          <w:color w:val="000000"/>
          <w:sz w:val="22"/>
          <w:szCs w:val="22"/>
        </w:rPr>
      </w:pPr>
    </w:p>
    <w:p w14:paraId="3565AF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I faut trachié quik triste ombrage, et la </w:t>
      </w:r>
    </w:p>
    <w:p w14:paraId="18FBC77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Pyeurai nos saiens adouelais vièdes.</w:t>
      </w:r>
    </w:p>
    <w:p w14:paraId="0E2041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faut pu tot</w:t>
      </w:r>
    </w:p>
    <w:p w14:paraId="068DFA31"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Empouagnié not bouan sahbre, et comme de bouans z’hommes</w:t>
      </w:r>
    </w:p>
    <w:p w14:paraId="0FC3DC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Eperquè not deryouai kaie bas; Toutes laie neuves matinaies </w:t>
      </w:r>
    </w:p>
    <w:p w14:paraId="67E1A0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Ya d’nouvelles veuves, qui heurle dz’efants, qui aie d’neuves paienes</w:t>
      </w:r>
    </w:p>
    <w:p w14:paraId="55D3804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frappe le cieil au visage, qu’il en r’taenti</w:t>
      </w:r>
    </w:p>
    <w:p w14:paraId="2DEC52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si sentait auve l’Ecosse et heurlait</w:t>
      </w:r>
    </w:p>
    <w:p w14:paraId="5E36E8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Comme si souffrait auve ielle. </w:t>
      </w:r>
    </w:p>
    <w:p w14:paraId="7B7408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Shu que j’crè j’lamentrait,</w:t>
      </w:r>
    </w:p>
    <w:p w14:paraId="2D6911DD" w14:textId="4854FF6A" w:rsidR="00E324CC" w:rsidRDefault="00000000">
      <w:pPr>
        <w:rPr>
          <w:rFonts w:ascii="Times New Roman" w:hAnsi="Times New Roman"/>
          <w:color w:val="000000"/>
          <w:sz w:val="22"/>
          <w:szCs w:val="22"/>
        </w:rPr>
      </w:pPr>
      <w:r>
        <w:rPr>
          <w:rFonts w:ascii="Times New Roman" w:hAnsi="Times New Roman"/>
          <w:color w:val="000000"/>
          <w:sz w:val="22"/>
          <w:szCs w:val="22"/>
        </w:rPr>
        <w:tab/>
        <w:t>Shu que s’siei j’le crèrait, et shu que j’pouvrait r’derchi</w:t>
      </w:r>
      <w:r w:rsidR="0004749B">
        <w:rPr>
          <w:rFonts w:ascii="Times New Roman" w:hAnsi="Times New Roman"/>
          <w:color w:val="000000"/>
          <w:sz w:val="22"/>
          <w:szCs w:val="22"/>
        </w:rPr>
        <w:t>è</w:t>
      </w:r>
      <w:r>
        <w:rPr>
          <w:rFonts w:ascii="Times New Roman" w:hAnsi="Times New Roman"/>
          <w:color w:val="000000"/>
          <w:sz w:val="22"/>
          <w:szCs w:val="22"/>
        </w:rPr>
        <w:t>,</w:t>
      </w:r>
    </w:p>
    <w:p w14:paraId="32DF1B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ou’aie que l’temps s’ra mn’ami, j’le frait.</w:t>
      </w:r>
    </w:p>
    <w:p w14:paraId="34301ED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kou z’avai dit sh’aie pet etre de meme par ecanche.</w:t>
      </w:r>
    </w:p>
    <w:p w14:paraId="351C60FF" w14:textId="7FD773E0" w:rsidR="00E324CC" w:rsidRDefault="00000000">
      <w:pPr>
        <w:rPr>
          <w:rFonts w:ascii="Times New Roman" w:hAnsi="Times New Roman"/>
          <w:color w:val="000000"/>
          <w:sz w:val="22"/>
          <w:szCs w:val="22"/>
        </w:rPr>
      </w:pPr>
      <w:r>
        <w:rPr>
          <w:rFonts w:ascii="Times New Roman" w:hAnsi="Times New Roman"/>
          <w:color w:val="000000"/>
          <w:sz w:val="22"/>
          <w:szCs w:val="22"/>
        </w:rPr>
        <w:tab/>
        <w:t>Shu tyran la de qui l’nom cyair vessie n</w:t>
      </w:r>
      <w:r w:rsidR="00FB7757">
        <w:rPr>
          <w:rFonts w:ascii="Times New Roman" w:hAnsi="Times New Roman"/>
          <w:color w:val="000000"/>
          <w:sz w:val="22"/>
          <w:szCs w:val="22"/>
        </w:rPr>
        <w:t>o</w:t>
      </w:r>
      <w:r>
        <w:rPr>
          <w:rFonts w:ascii="Times New Roman" w:hAnsi="Times New Roman"/>
          <w:color w:val="000000"/>
          <w:sz w:val="22"/>
          <w:szCs w:val="22"/>
        </w:rPr>
        <w:t>s langues,</w:t>
      </w:r>
    </w:p>
    <w:p w14:paraId="1CC1DB4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Fut un caoup creux honnete: vou l’avai biaen aiemai;</w:t>
      </w:r>
    </w:p>
    <w:p w14:paraId="5405CE97" w14:textId="07854793" w:rsidR="00E324CC" w:rsidRDefault="00000000">
      <w:pPr>
        <w:rPr>
          <w:rFonts w:ascii="Times New Roman" w:hAnsi="Times New Roman"/>
          <w:color w:val="000000"/>
          <w:sz w:val="22"/>
          <w:szCs w:val="22"/>
        </w:rPr>
      </w:pPr>
      <w:r>
        <w:rPr>
          <w:rFonts w:ascii="Times New Roman" w:hAnsi="Times New Roman"/>
          <w:color w:val="000000"/>
          <w:sz w:val="22"/>
          <w:szCs w:val="22"/>
        </w:rPr>
        <w:tab/>
        <w:t>I n’vou za pouin acouare touchi. je sie jane; mais d’qu</w:t>
      </w:r>
      <w:r w:rsidR="00FB7757">
        <w:rPr>
          <w:rFonts w:ascii="Times New Roman" w:hAnsi="Times New Roman"/>
          <w:color w:val="000000"/>
          <w:sz w:val="22"/>
          <w:szCs w:val="22"/>
        </w:rPr>
        <w:t>è</w:t>
      </w:r>
    </w:p>
    <w:p w14:paraId="7DD35F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Vou pouraetes meritai dli par mè, et il aie sage</w:t>
      </w:r>
    </w:p>
    <w:p w14:paraId="3107949A" w14:textId="1F1774CC" w:rsidR="00E324CC" w:rsidRDefault="00000000">
      <w:pPr>
        <w:rPr>
          <w:rFonts w:ascii="Times New Roman" w:hAnsi="Times New Roman"/>
          <w:color w:val="000000"/>
          <w:sz w:val="22"/>
          <w:szCs w:val="22"/>
        </w:rPr>
      </w:pPr>
      <w:r>
        <w:rPr>
          <w:rFonts w:ascii="Times New Roman" w:hAnsi="Times New Roman"/>
          <w:color w:val="000000"/>
          <w:sz w:val="22"/>
          <w:szCs w:val="22"/>
        </w:rPr>
        <w:tab/>
        <w:t>D’</w:t>
      </w:r>
      <w:r w:rsidR="00FB7757">
        <w:rPr>
          <w:rFonts w:ascii="Times New Roman" w:hAnsi="Times New Roman"/>
          <w:color w:val="000000"/>
          <w:sz w:val="22"/>
          <w:szCs w:val="22"/>
        </w:rPr>
        <w:t>o</w:t>
      </w:r>
      <w:r>
        <w:rPr>
          <w:rFonts w:ascii="Times New Roman" w:hAnsi="Times New Roman"/>
          <w:color w:val="000000"/>
          <w:sz w:val="22"/>
          <w:szCs w:val="22"/>
        </w:rPr>
        <w:t>ffri une poure, fayie, innochente berbis</w:t>
      </w:r>
    </w:p>
    <w:p w14:paraId="0ADCA2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appaieziè un Gu en colere.</w:t>
      </w:r>
    </w:p>
    <w:p w14:paraId="4D64174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J’en sie pouin un traietre.</w:t>
      </w:r>
    </w:p>
    <w:p w14:paraId="13DEA25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Mais Macbeth yaie.</w:t>
      </w:r>
    </w:p>
    <w:p w14:paraId="5F06B4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Une bouanne et vertuaeuse nature peut r’virai </w:t>
      </w:r>
    </w:p>
    <w:p w14:paraId="1F42BF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Dans une office royale. Mais j’vou d’mande pardon; </w:t>
      </w:r>
    </w:p>
    <w:p w14:paraId="5EC2689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kou z’aites maie pensaies n’peuve translattai;</w:t>
      </w:r>
    </w:p>
    <w:p w14:paraId="6334164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Lz’Anges ont acouare cyartai, biau qu’la cyartai kiei;</w:t>
      </w:r>
    </w:p>
    <w:p w14:paraId="60480B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shu kaie laid porterait l’front dla biautai,</w:t>
      </w:r>
    </w:p>
    <w:p w14:paraId="46DF6F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 faut acouare qu’la grace seit ielle meme.</w:t>
      </w:r>
    </w:p>
    <w:p w14:paraId="04D355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J’ait perdu mn’esperance. </w:t>
      </w:r>
    </w:p>
    <w:p w14:paraId="3A8B2A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Pet etre la ou’aie qu’ j’ait trouvai maie doutes.</w:t>
      </w:r>
    </w:p>
    <w:p w14:paraId="07D97B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Pourqui kou z’avai laqui vot femme et efant d’meme,</w:t>
      </w:r>
    </w:p>
    <w:p w14:paraId="3D66DFD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bijous d’valeur sh’aie fort naeuds d’amour</w:t>
      </w:r>
    </w:p>
    <w:p w14:paraId="2EA522D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Sans leux dire adi? j’vou z’en prie,</w:t>
      </w:r>
    </w:p>
    <w:p w14:paraId="1036DB71" w14:textId="61E877E5" w:rsidR="00E324CC" w:rsidRDefault="00000000">
      <w:pPr>
        <w:rPr>
          <w:rFonts w:ascii="Times New Roman" w:hAnsi="Times New Roman"/>
          <w:color w:val="000000"/>
          <w:sz w:val="22"/>
          <w:szCs w:val="22"/>
        </w:rPr>
      </w:pPr>
      <w:r>
        <w:rPr>
          <w:rFonts w:ascii="Times New Roman" w:hAnsi="Times New Roman"/>
          <w:color w:val="000000"/>
          <w:sz w:val="22"/>
          <w:szCs w:val="22"/>
        </w:rPr>
        <w:tab/>
        <w:t>Qu’maie jal</w:t>
      </w:r>
      <w:r w:rsidR="00FB7757">
        <w:rPr>
          <w:rFonts w:ascii="Times New Roman" w:hAnsi="Times New Roman"/>
          <w:color w:val="000000"/>
          <w:sz w:val="22"/>
          <w:szCs w:val="22"/>
        </w:rPr>
        <w:t>o</w:t>
      </w:r>
      <w:r>
        <w:rPr>
          <w:rFonts w:ascii="Times New Roman" w:hAnsi="Times New Roman"/>
          <w:color w:val="000000"/>
          <w:sz w:val="22"/>
          <w:szCs w:val="22"/>
        </w:rPr>
        <w:t>usies n’saie pouin vos dz’honneurs,</w:t>
      </w:r>
    </w:p>
    <w:p w14:paraId="238D3427" w14:textId="2E4C7877" w:rsidR="00E324CC" w:rsidRDefault="00000000">
      <w:pPr>
        <w:rPr>
          <w:rFonts w:ascii="Times New Roman" w:hAnsi="Times New Roman"/>
          <w:color w:val="000000"/>
          <w:sz w:val="22"/>
          <w:szCs w:val="22"/>
        </w:rPr>
      </w:pPr>
      <w:r>
        <w:rPr>
          <w:rFonts w:ascii="Times New Roman" w:hAnsi="Times New Roman"/>
          <w:color w:val="000000"/>
          <w:sz w:val="22"/>
          <w:szCs w:val="22"/>
        </w:rPr>
        <w:tab/>
        <w:t>Mais maie seureta</w:t>
      </w:r>
      <w:r w:rsidR="00FB7757">
        <w:rPr>
          <w:rFonts w:ascii="Times New Roman" w:hAnsi="Times New Roman"/>
          <w:color w:val="000000"/>
          <w:sz w:val="22"/>
          <w:szCs w:val="22"/>
        </w:rPr>
        <w:t>i</w:t>
      </w:r>
      <w:r>
        <w:rPr>
          <w:rFonts w:ascii="Times New Roman" w:hAnsi="Times New Roman"/>
          <w:color w:val="000000"/>
          <w:sz w:val="22"/>
          <w:szCs w:val="22"/>
        </w:rPr>
        <w:t xml:space="preserve">s: Vou s’rai tout ossi juste, </w:t>
      </w:r>
    </w:p>
    <w:p w14:paraId="7B1675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j’pense shu que j’voudrait</w:t>
      </w:r>
    </w:p>
    <w:p w14:paraId="279A950C" w14:textId="46B632C4"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Sanne, sanne, </w:t>
      </w:r>
      <w:commentRangeStart w:id="76"/>
      <w:r>
        <w:rPr>
          <w:rFonts w:ascii="Times New Roman" w:hAnsi="Times New Roman"/>
          <w:color w:val="000000"/>
          <w:sz w:val="22"/>
          <w:szCs w:val="22"/>
        </w:rPr>
        <w:t>poure</w:t>
      </w:r>
      <w:commentRangeEnd w:id="76"/>
      <w:r w:rsidR="0061765D">
        <w:rPr>
          <w:rStyle w:val="CommentReference"/>
          <w:rFonts w:cs="Mangal"/>
        </w:rPr>
        <w:commentReference w:id="76"/>
      </w:r>
      <w:r>
        <w:rPr>
          <w:rFonts w:ascii="Times New Roman" w:hAnsi="Times New Roman"/>
          <w:color w:val="000000"/>
          <w:sz w:val="22"/>
          <w:szCs w:val="22"/>
        </w:rPr>
        <w:t xml:space="preserve"> pais!</w:t>
      </w:r>
    </w:p>
    <w:p w14:paraId="7054A25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Grande tyrannie, met ta fondation seure,</w:t>
      </w:r>
    </w:p>
    <w:p w14:paraId="79E480D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la bontai n’oze pouin t’arraietai! porte taie torts;</w:t>
      </w:r>
    </w:p>
    <w:p w14:paraId="4E2F18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Ten titre aie asseurai! Adi, Seigneur;</w:t>
      </w:r>
    </w:p>
    <w:p w14:paraId="7FD993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 s’rais pouin l’viyaien qu’tu pense</w:t>
      </w:r>
    </w:p>
    <w:p w14:paraId="59023E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tout l’terraien kaie entre laie maiens du tyran,</w:t>
      </w:r>
    </w:p>
    <w:p w14:paraId="462247B2" w14:textId="114E8BA4" w:rsidR="00E324CC" w:rsidRDefault="00000000">
      <w:pPr>
        <w:rPr>
          <w:rFonts w:ascii="Times New Roman" w:hAnsi="Times New Roman"/>
          <w:color w:val="000000"/>
          <w:sz w:val="22"/>
          <w:szCs w:val="22"/>
        </w:rPr>
      </w:pPr>
      <w:r>
        <w:rPr>
          <w:rFonts w:ascii="Times New Roman" w:hAnsi="Times New Roman"/>
          <w:color w:val="000000"/>
          <w:sz w:val="22"/>
          <w:szCs w:val="22"/>
        </w:rPr>
        <w:tab/>
        <w:t>Et l’</w:t>
      </w:r>
      <w:r w:rsidR="0061765D">
        <w:rPr>
          <w:rFonts w:ascii="Times New Roman" w:hAnsi="Times New Roman"/>
          <w:color w:val="000000"/>
          <w:sz w:val="22"/>
          <w:szCs w:val="22"/>
        </w:rPr>
        <w:t>r</w:t>
      </w:r>
      <w:r>
        <w:rPr>
          <w:rFonts w:ascii="Times New Roman" w:hAnsi="Times New Roman"/>
          <w:color w:val="000000"/>
          <w:sz w:val="22"/>
          <w:szCs w:val="22"/>
        </w:rPr>
        <w:t>iche Est a mettre parmi.</w:t>
      </w:r>
    </w:p>
    <w:p w14:paraId="2C255EE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N’saiyie pouin gervai:</w:t>
      </w:r>
    </w:p>
    <w:p w14:paraId="30B71C6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J’en pahle pouin comme etant si genai d’vou. </w:t>
      </w:r>
    </w:p>
    <w:p w14:paraId="7BC8D296" w14:textId="50F2D30C" w:rsidR="00E324CC" w:rsidRDefault="00000000">
      <w:pPr>
        <w:rPr>
          <w:rFonts w:ascii="Times New Roman" w:hAnsi="Times New Roman"/>
          <w:color w:val="000000"/>
          <w:sz w:val="22"/>
          <w:szCs w:val="22"/>
        </w:rPr>
      </w:pPr>
      <w:r>
        <w:rPr>
          <w:rFonts w:ascii="Times New Roman" w:hAnsi="Times New Roman"/>
          <w:color w:val="000000"/>
          <w:sz w:val="22"/>
          <w:szCs w:val="22"/>
        </w:rPr>
        <w:tab/>
        <w:t>J’crè qu’not pais fonse sous l’jou</w:t>
      </w:r>
      <w:r w:rsidR="0061765D">
        <w:rPr>
          <w:rFonts w:ascii="Times New Roman" w:hAnsi="Times New Roman"/>
          <w:color w:val="000000"/>
          <w:sz w:val="22"/>
          <w:szCs w:val="22"/>
        </w:rPr>
        <w:t>c</w:t>
      </w:r>
      <w:r>
        <w:rPr>
          <w:rFonts w:ascii="Times New Roman" w:hAnsi="Times New Roman"/>
          <w:color w:val="000000"/>
          <w:sz w:val="22"/>
          <w:szCs w:val="22"/>
        </w:rPr>
        <w:t>;</w:t>
      </w:r>
    </w:p>
    <w:p w14:paraId="6243AF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I pyeure, i sanne, et chaque jour une neuve blessaure </w:t>
      </w:r>
    </w:p>
    <w:p w14:paraId="59AD57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ajoutaie aie z’autres: j’crè auve tout</w:t>
      </w:r>
    </w:p>
    <w:p w14:paraId="69F4CD8D" w14:textId="0D4FC801" w:rsidR="00E324CC" w:rsidRDefault="00000000">
      <w:pPr>
        <w:rPr>
          <w:rFonts w:ascii="Times New Roman" w:hAnsi="Times New Roman"/>
          <w:color w:val="000000"/>
          <w:sz w:val="22"/>
          <w:szCs w:val="22"/>
        </w:rPr>
      </w:pPr>
      <w:r>
        <w:rPr>
          <w:rFonts w:ascii="Times New Roman" w:hAnsi="Times New Roman"/>
          <w:color w:val="000000"/>
          <w:sz w:val="22"/>
          <w:szCs w:val="22"/>
        </w:rPr>
        <w:tab/>
        <w:t>Qu’y erait daie maiens l’vaies pour men deryo</w:t>
      </w:r>
      <w:r w:rsidR="0061765D">
        <w:rPr>
          <w:rFonts w:ascii="Times New Roman" w:hAnsi="Times New Roman"/>
          <w:color w:val="000000"/>
          <w:sz w:val="22"/>
          <w:szCs w:val="22"/>
        </w:rPr>
        <w:t>u</w:t>
      </w:r>
      <w:r>
        <w:rPr>
          <w:rFonts w:ascii="Times New Roman" w:hAnsi="Times New Roman"/>
          <w:color w:val="000000"/>
          <w:sz w:val="22"/>
          <w:szCs w:val="22"/>
        </w:rPr>
        <w:t>ai;</w:t>
      </w:r>
    </w:p>
    <w:p w14:paraId="6F7E9361" w14:textId="48B89565" w:rsidR="00E324CC" w:rsidRDefault="00000000">
      <w:pPr>
        <w:rPr>
          <w:rFonts w:ascii="Times New Roman" w:hAnsi="Times New Roman"/>
          <w:color w:val="000000"/>
          <w:sz w:val="22"/>
          <w:szCs w:val="22"/>
        </w:rPr>
      </w:pPr>
      <w:r>
        <w:rPr>
          <w:rFonts w:ascii="Times New Roman" w:hAnsi="Times New Roman"/>
          <w:color w:val="000000"/>
          <w:sz w:val="22"/>
          <w:szCs w:val="22"/>
        </w:rPr>
        <w:tab/>
        <w:t>Et d’ichin dla graciaeuse Angyiterre j’ait d’</w:t>
      </w:r>
      <w:r w:rsidR="0061765D">
        <w:rPr>
          <w:rFonts w:ascii="Times New Roman" w:hAnsi="Times New Roman"/>
          <w:color w:val="000000"/>
          <w:sz w:val="22"/>
          <w:szCs w:val="22"/>
        </w:rPr>
        <w:t>o</w:t>
      </w:r>
      <w:r>
        <w:rPr>
          <w:rFonts w:ascii="Times New Roman" w:hAnsi="Times New Roman"/>
          <w:color w:val="000000"/>
          <w:sz w:val="22"/>
          <w:szCs w:val="22"/>
        </w:rPr>
        <w:t>ffert</w:t>
      </w:r>
    </w:p>
    <w:p w14:paraId="65E8E5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De bouans milles: Mais auve tout chunna, </w:t>
      </w:r>
    </w:p>
    <w:p w14:paraId="32B663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j’pilrait su la tete du tyran,</w:t>
      </w:r>
    </w:p>
    <w:p w14:paraId="1A1CF4A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 la porterait su men sahbre, acouare men poure pais</w:t>
      </w:r>
    </w:p>
    <w:p w14:paraId="63E328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Era pu d’crimes qui n’avait d’vant,</w:t>
      </w:r>
    </w:p>
    <w:p w14:paraId="1C8266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Souffira pu, et s’ra pu dans la misere,</w:t>
      </w:r>
    </w:p>
    <w:p w14:paraId="51AB1E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le siaen qui viaendra souventre.</w:t>
      </w:r>
    </w:p>
    <w:p w14:paraId="2CB8FC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qui s’rait?</w:t>
      </w:r>
    </w:p>
    <w:p w14:paraId="4FBE79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Sh’aie mè qu’ j’entends; de qui s’siei</w:t>
      </w:r>
    </w:p>
    <w:p w14:paraId="595A5F35" w14:textId="6C482505" w:rsidR="00E324CC" w:rsidRDefault="00000000">
      <w:pPr>
        <w:rPr>
          <w:rFonts w:ascii="Times New Roman" w:hAnsi="Times New Roman"/>
          <w:color w:val="000000"/>
          <w:sz w:val="22"/>
          <w:szCs w:val="22"/>
        </w:rPr>
      </w:pPr>
      <w:r>
        <w:rPr>
          <w:rFonts w:ascii="Times New Roman" w:hAnsi="Times New Roman"/>
          <w:color w:val="000000"/>
          <w:sz w:val="22"/>
          <w:szCs w:val="22"/>
        </w:rPr>
        <w:tab/>
        <w:t>Que j’ait toutes laie mauvaisque dans mé g</w:t>
      </w:r>
      <w:r w:rsidR="0061765D">
        <w:rPr>
          <w:rFonts w:ascii="Times New Roman" w:hAnsi="Times New Roman"/>
          <w:color w:val="000000"/>
          <w:sz w:val="22"/>
          <w:szCs w:val="22"/>
        </w:rPr>
        <w:t>re</w:t>
      </w:r>
      <w:r>
        <w:rPr>
          <w:rFonts w:ascii="Times New Roman" w:hAnsi="Times New Roman"/>
          <w:color w:val="000000"/>
          <w:sz w:val="22"/>
          <w:szCs w:val="22"/>
        </w:rPr>
        <w:t>ffaies,</w:t>
      </w:r>
    </w:p>
    <w:p w14:paraId="7B0369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quand i s’rons decouvertes, le ner Macbeth</w:t>
      </w:r>
    </w:p>
    <w:p w14:paraId="4D051048" w14:textId="26C12F26"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S’ra byanc comme la nè</w:t>
      </w:r>
      <w:r w:rsidR="0061765D">
        <w:rPr>
          <w:rFonts w:ascii="Times New Roman" w:hAnsi="Times New Roman"/>
          <w:color w:val="000000"/>
          <w:sz w:val="22"/>
          <w:szCs w:val="22"/>
        </w:rPr>
        <w:t>e</w:t>
      </w:r>
      <w:r>
        <w:rPr>
          <w:rFonts w:ascii="Times New Roman" w:hAnsi="Times New Roman"/>
          <w:color w:val="000000"/>
          <w:sz w:val="22"/>
          <w:szCs w:val="22"/>
        </w:rPr>
        <w:t xml:space="preserve">, et l’pour etat </w:t>
      </w:r>
    </w:p>
    <w:p w14:paraId="564E75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r’gardera comme un agniè, eta</w:t>
      </w:r>
      <w:commentRangeStart w:id="77"/>
      <w:r>
        <w:rPr>
          <w:rFonts w:ascii="Times New Roman" w:hAnsi="Times New Roman"/>
          <w:color w:val="000000"/>
          <w:sz w:val="22"/>
          <w:szCs w:val="22"/>
        </w:rPr>
        <w:t>nt accomparai</w:t>
      </w:r>
      <w:commentRangeEnd w:id="77"/>
      <w:r w:rsidR="00D40820">
        <w:rPr>
          <w:rStyle w:val="CommentReference"/>
          <w:rFonts w:cs="Mangal"/>
        </w:rPr>
        <w:commentReference w:id="77"/>
      </w:r>
    </w:p>
    <w:p w14:paraId="1AF2CD3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maie crimes sans bornes.</w:t>
      </w:r>
    </w:p>
    <w:p w14:paraId="6FB8815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Pouin parmi l’armaie</w:t>
      </w:r>
    </w:p>
    <w:p w14:paraId="1446BA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Dl’horriblle enfer n’ya pouin guiablle si damnai</w:t>
      </w:r>
    </w:p>
    <w:p w14:paraId="787A10C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En mauvaisque pour </w:t>
      </w:r>
      <w:commentRangeStart w:id="78"/>
      <w:commentRangeStart w:id="79"/>
      <w:r>
        <w:rPr>
          <w:rFonts w:ascii="Times New Roman" w:hAnsi="Times New Roman"/>
          <w:color w:val="000000"/>
          <w:sz w:val="22"/>
          <w:szCs w:val="22"/>
        </w:rPr>
        <w:t xml:space="preserve">tuppai </w:t>
      </w:r>
      <w:commentRangeEnd w:id="78"/>
      <w:r w:rsidR="00D40820">
        <w:rPr>
          <w:rStyle w:val="CommentReference"/>
          <w:rFonts w:cs="Mangal"/>
        </w:rPr>
        <w:commentReference w:id="78"/>
      </w:r>
      <w:commentRangeEnd w:id="79"/>
      <w:r w:rsidR="008B503F">
        <w:rPr>
          <w:rStyle w:val="CommentReference"/>
          <w:rFonts w:cs="Mangal"/>
        </w:rPr>
        <w:commentReference w:id="79"/>
      </w:r>
      <w:r>
        <w:rPr>
          <w:rFonts w:ascii="Times New Roman" w:hAnsi="Times New Roman"/>
          <w:color w:val="000000"/>
          <w:sz w:val="22"/>
          <w:szCs w:val="22"/>
        </w:rPr>
        <w:t xml:space="preserve">Macbeth. </w:t>
      </w:r>
    </w:p>
    <w:p w14:paraId="7DE2CA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Jl’avoue un homme de sang, </w:t>
      </w:r>
    </w:p>
    <w:p w14:paraId="00828EC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Debauchi, avare, faux, traietre,</w:t>
      </w:r>
    </w:p>
    <w:p w14:paraId="2BABF0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Subit, ruzai, une touche de tous laie crimes</w:t>
      </w:r>
    </w:p>
    <w:p w14:paraId="7E45F03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Qu’ont un nom; mais n’ya pouin d’fond, pouin entou,</w:t>
      </w:r>
    </w:p>
    <w:p w14:paraId="5C1D3D97" w14:textId="5C3A81DF" w:rsidR="00E324CC" w:rsidRDefault="00000000">
      <w:pPr>
        <w:rPr>
          <w:rFonts w:ascii="Times New Roman" w:hAnsi="Times New Roman"/>
          <w:color w:val="000000"/>
          <w:sz w:val="22"/>
          <w:szCs w:val="22"/>
        </w:rPr>
      </w:pPr>
      <w:r>
        <w:rPr>
          <w:rFonts w:ascii="Times New Roman" w:hAnsi="Times New Roman"/>
          <w:color w:val="000000"/>
          <w:sz w:val="22"/>
          <w:szCs w:val="22"/>
        </w:rPr>
        <w:tab/>
        <w:t>Dans ma mauvaisqu</w:t>
      </w:r>
      <w:r w:rsidR="00D40820">
        <w:rPr>
          <w:rFonts w:ascii="Times New Roman" w:hAnsi="Times New Roman"/>
          <w:color w:val="000000"/>
          <w:sz w:val="22"/>
          <w:szCs w:val="22"/>
        </w:rPr>
        <w:t>è</w:t>
      </w:r>
      <w:r>
        <w:rPr>
          <w:rFonts w:ascii="Times New Roman" w:hAnsi="Times New Roman"/>
          <w:color w:val="000000"/>
          <w:sz w:val="22"/>
          <w:szCs w:val="22"/>
        </w:rPr>
        <w:t>: vos femmes, vos filles,</w:t>
      </w:r>
    </w:p>
    <w:p w14:paraId="68D0B6B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Vos meres, et p’tites filles, n’pourraie pouin empyi</w:t>
      </w:r>
    </w:p>
    <w:p w14:paraId="29FED4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citerne d’ma debauche; et men d’sir</w:t>
      </w:r>
    </w:p>
    <w:p w14:paraId="302A8DDD" w14:textId="4B952346"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esperait abas tout shu qui voudrait </w:t>
      </w:r>
      <w:r w:rsidR="00D40820">
        <w:rPr>
          <w:rFonts w:ascii="Times New Roman" w:hAnsi="Times New Roman"/>
          <w:color w:val="000000"/>
          <w:sz w:val="22"/>
          <w:szCs w:val="22"/>
        </w:rPr>
        <w:t>o</w:t>
      </w:r>
      <w:r>
        <w:rPr>
          <w:rFonts w:ascii="Times New Roman" w:hAnsi="Times New Roman"/>
          <w:color w:val="000000"/>
          <w:sz w:val="22"/>
          <w:szCs w:val="22"/>
        </w:rPr>
        <w:t>ppozai</w:t>
      </w:r>
    </w:p>
    <w:p w14:paraId="6B9111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Contre ma volontai; Mues qu’ Macbeth</w:t>
      </w:r>
    </w:p>
    <w:p w14:paraId="375C40B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Seit su l’throne qu’un tiei comme mè.</w:t>
      </w:r>
    </w:p>
    <w:p w14:paraId="692C9B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La debauche sans reglle</w:t>
      </w:r>
    </w:p>
    <w:p w14:paraId="6F472BBB" w14:textId="7586D510" w:rsidR="00E324CC" w:rsidRDefault="00000000">
      <w:pPr>
        <w:rPr>
          <w:rFonts w:ascii="Times New Roman" w:hAnsi="Times New Roman"/>
          <w:color w:val="000000"/>
          <w:sz w:val="22"/>
          <w:szCs w:val="22"/>
        </w:rPr>
      </w:pPr>
      <w:r>
        <w:rPr>
          <w:rFonts w:ascii="Times New Roman" w:hAnsi="Times New Roman"/>
          <w:color w:val="000000"/>
          <w:sz w:val="22"/>
          <w:szCs w:val="22"/>
        </w:rPr>
        <w:tab/>
        <w:t>Aie une tyrann</w:t>
      </w:r>
      <w:r w:rsidR="00D40820">
        <w:rPr>
          <w:rFonts w:ascii="Times New Roman" w:hAnsi="Times New Roman"/>
          <w:color w:val="000000"/>
          <w:sz w:val="22"/>
          <w:szCs w:val="22"/>
        </w:rPr>
        <w:t>i</w:t>
      </w:r>
      <w:r>
        <w:rPr>
          <w:rFonts w:ascii="Times New Roman" w:hAnsi="Times New Roman"/>
          <w:color w:val="000000"/>
          <w:sz w:val="22"/>
          <w:szCs w:val="22"/>
        </w:rPr>
        <w:t>e dla nature; al a etai la cause</w:t>
      </w:r>
    </w:p>
    <w:p w14:paraId="186585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vièguet une route de thrones heuraeuse,</w:t>
      </w:r>
    </w:p>
    <w:p w14:paraId="09BA384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ruinai une route de rouais. Mais n’vou genai pouin acouare</w:t>
      </w:r>
    </w:p>
    <w:p w14:paraId="480E8A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prendre le votre su vou; vou pourrai</w:t>
      </w:r>
    </w:p>
    <w:p w14:paraId="70E76133" w14:textId="410582C0" w:rsidR="00E324CC" w:rsidRDefault="00000000">
      <w:pPr>
        <w:rPr>
          <w:rFonts w:ascii="Times New Roman" w:hAnsi="Times New Roman"/>
          <w:color w:val="000000"/>
          <w:sz w:val="22"/>
          <w:szCs w:val="22"/>
        </w:rPr>
      </w:pPr>
      <w:r>
        <w:rPr>
          <w:rFonts w:ascii="Times New Roman" w:hAnsi="Times New Roman"/>
          <w:color w:val="000000"/>
          <w:sz w:val="22"/>
          <w:szCs w:val="22"/>
        </w:rPr>
        <w:tab/>
        <w:t>Avè un su</w:t>
      </w:r>
      <w:r w:rsidR="00D40820">
        <w:rPr>
          <w:rFonts w:ascii="Times New Roman" w:hAnsi="Times New Roman"/>
          <w:color w:val="000000"/>
          <w:sz w:val="22"/>
          <w:szCs w:val="22"/>
        </w:rPr>
        <w:t>r</w:t>
      </w:r>
      <w:r>
        <w:rPr>
          <w:rFonts w:ascii="Times New Roman" w:hAnsi="Times New Roman"/>
          <w:color w:val="000000"/>
          <w:sz w:val="22"/>
          <w:szCs w:val="22"/>
        </w:rPr>
        <w:t>pu de tous vos pyaiezis,</w:t>
      </w:r>
    </w:p>
    <w:p w14:paraId="7788D104" w14:textId="2E523985" w:rsidR="00E324CC" w:rsidRDefault="00000000">
      <w:pPr>
        <w:rPr>
          <w:rFonts w:ascii="Times New Roman" w:hAnsi="Times New Roman"/>
          <w:color w:val="000000"/>
          <w:sz w:val="22"/>
          <w:szCs w:val="22"/>
        </w:rPr>
      </w:pPr>
      <w:r>
        <w:rPr>
          <w:rFonts w:ascii="Times New Roman" w:hAnsi="Times New Roman"/>
          <w:color w:val="000000"/>
          <w:sz w:val="22"/>
          <w:szCs w:val="22"/>
        </w:rPr>
        <w:tab/>
        <w:t>Et acouare paraitre fred vou pourrai muchiè l’temps:</w:t>
      </w:r>
    </w:p>
    <w:p w14:paraId="56C7917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J’avon daie dames assai contentes; i n’peut pouin y’avè</w:t>
      </w:r>
    </w:p>
    <w:p w14:paraId="41239A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mouisson la dans vou pour en maghiè tant</w:t>
      </w:r>
    </w:p>
    <w:p w14:paraId="0DDDBEE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yaen era qui s’laquerons allai a la grandeur</w:t>
      </w:r>
    </w:p>
    <w:p w14:paraId="0EF1A3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trouvrait penchie d’shu bord la. </w:t>
      </w:r>
    </w:p>
    <w:p w14:paraId="672C4B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Auve shunshin i crait</w:t>
      </w:r>
    </w:p>
    <w:p w14:paraId="294D786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mn’amieti mal composai une tieile</w:t>
      </w:r>
    </w:p>
    <w:p w14:paraId="1C1207CD" w14:textId="33771769" w:rsidR="00E324CC" w:rsidRDefault="00000000">
      <w:pPr>
        <w:rPr>
          <w:rFonts w:ascii="Times New Roman" w:hAnsi="Times New Roman"/>
          <w:color w:val="000000"/>
          <w:sz w:val="22"/>
          <w:szCs w:val="22"/>
        </w:rPr>
      </w:pPr>
      <w:r>
        <w:rPr>
          <w:rFonts w:ascii="Times New Roman" w:hAnsi="Times New Roman"/>
          <w:color w:val="000000"/>
          <w:sz w:val="22"/>
          <w:szCs w:val="22"/>
        </w:rPr>
        <w:tab/>
        <w:t>Tairieblle avari</w:t>
      </w:r>
      <w:r w:rsidR="00577CD7">
        <w:rPr>
          <w:rFonts w:ascii="Times New Roman" w:hAnsi="Times New Roman"/>
          <w:color w:val="000000"/>
          <w:sz w:val="22"/>
          <w:szCs w:val="22"/>
        </w:rPr>
        <w:t>ce</w:t>
      </w:r>
      <w:r>
        <w:rPr>
          <w:rFonts w:ascii="Times New Roman" w:hAnsi="Times New Roman"/>
          <w:color w:val="000000"/>
          <w:sz w:val="22"/>
          <w:szCs w:val="22"/>
        </w:rPr>
        <w:t xml:space="preserve"> que, si j’etais rouai,</w:t>
      </w:r>
    </w:p>
    <w:p w14:paraId="7AC21644" w14:textId="7AC9EEF5" w:rsidR="00E324CC" w:rsidRDefault="00000000">
      <w:pPr>
        <w:rPr>
          <w:rFonts w:ascii="Times New Roman" w:hAnsi="Times New Roman"/>
          <w:color w:val="000000"/>
          <w:sz w:val="22"/>
          <w:szCs w:val="22"/>
        </w:rPr>
      </w:pPr>
      <w:r>
        <w:rPr>
          <w:rFonts w:ascii="Times New Roman" w:hAnsi="Times New Roman"/>
          <w:color w:val="000000"/>
          <w:sz w:val="22"/>
          <w:szCs w:val="22"/>
        </w:rPr>
        <w:tab/>
        <w:t>J’</w:t>
      </w:r>
      <w:r w:rsidR="00577CD7">
        <w:rPr>
          <w:rFonts w:ascii="Times New Roman" w:hAnsi="Times New Roman"/>
          <w:color w:val="000000"/>
          <w:sz w:val="22"/>
          <w:szCs w:val="22"/>
        </w:rPr>
        <w:t>c</w:t>
      </w:r>
      <w:commentRangeStart w:id="80"/>
      <w:r w:rsidR="00577CD7">
        <w:rPr>
          <w:rFonts w:ascii="Times New Roman" w:hAnsi="Times New Roman"/>
          <w:color w:val="000000"/>
          <w:sz w:val="22"/>
          <w:szCs w:val="22"/>
        </w:rPr>
        <w:t>o</w:t>
      </w:r>
      <w:r>
        <w:rPr>
          <w:rFonts w:ascii="Times New Roman" w:hAnsi="Times New Roman"/>
          <w:color w:val="000000"/>
          <w:sz w:val="22"/>
          <w:szCs w:val="22"/>
        </w:rPr>
        <w:t>prais</w:t>
      </w:r>
      <w:commentRangeEnd w:id="80"/>
      <w:r w:rsidR="00577CD7">
        <w:rPr>
          <w:rStyle w:val="CommentReference"/>
          <w:rFonts w:cs="Mangal"/>
        </w:rPr>
        <w:commentReference w:id="80"/>
      </w:r>
      <w:r>
        <w:rPr>
          <w:rFonts w:ascii="Times New Roman" w:hAnsi="Times New Roman"/>
          <w:color w:val="000000"/>
          <w:sz w:val="22"/>
          <w:szCs w:val="22"/>
        </w:rPr>
        <w:t xml:space="preserve"> hors laie noblles pour leux terres,</w:t>
      </w:r>
    </w:p>
    <w:p w14:paraId="02DD23E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Voudrais laie bijous d’un et la maison d’un autre;</w:t>
      </w:r>
    </w:p>
    <w:p w14:paraId="78B6BEF6" w14:textId="2FE128B6" w:rsidR="00E324CC" w:rsidRDefault="00000000">
      <w:pPr>
        <w:rPr>
          <w:rFonts w:ascii="Times New Roman" w:hAnsi="Times New Roman"/>
          <w:color w:val="000000"/>
          <w:sz w:val="22"/>
          <w:szCs w:val="22"/>
        </w:rPr>
      </w:pPr>
      <w:r>
        <w:rPr>
          <w:rFonts w:ascii="Times New Roman" w:hAnsi="Times New Roman"/>
          <w:color w:val="000000"/>
          <w:sz w:val="22"/>
          <w:szCs w:val="22"/>
        </w:rPr>
        <w:tab/>
        <w:t>Et tant pu qu’ j’erais s’rait une sa</w:t>
      </w:r>
      <w:r w:rsidR="00577CD7">
        <w:rPr>
          <w:rFonts w:ascii="Times New Roman" w:hAnsi="Times New Roman"/>
          <w:color w:val="000000"/>
          <w:sz w:val="22"/>
          <w:szCs w:val="22"/>
        </w:rPr>
        <w:t>u</w:t>
      </w:r>
      <w:r>
        <w:rPr>
          <w:rFonts w:ascii="Times New Roman" w:hAnsi="Times New Roman"/>
          <w:color w:val="000000"/>
          <w:sz w:val="22"/>
          <w:szCs w:val="22"/>
        </w:rPr>
        <w:t>ce</w:t>
      </w:r>
    </w:p>
    <w:p w14:paraId="15C8DB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me faire avè pu d’faien, que j’inventrais</w:t>
      </w:r>
    </w:p>
    <w:p w14:paraId="558A6F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Quamas sans cause contre le bouan et l’loyal,</w:t>
      </w:r>
    </w:p>
    <w:p w14:paraId="3AE09F08" w14:textId="6BE3A3C2"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laie faire </w:t>
      </w:r>
      <w:commentRangeStart w:id="81"/>
      <w:r>
        <w:rPr>
          <w:rFonts w:ascii="Times New Roman" w:hAnsi="Times New Roman"/>
          <w:color w:val="000000"/>
          <w:sz w:val="22"/>
          <w:szCs w:val="22"/>
        </w:rPr>
        <w:t>pe</w:t>
      </w:r>
      <w:r w:rsidR="00577CD7">
        <w:rPr>
          <w:rFonts w:ascii="Times New Roman" w:hAnsi="Times New Roman"/>
          <w:color w:val="000000"/>
          <w:sz w:val="22"/>
          <w:szCs w:val="22"/>
        </w:rPr>
        <w:t>u</w:t>
      </w:r>
      <w:commentRangeEnd w:id="81"/>
      <w:r w:rsidR="00577CD7">
        <w:rPr>
          <w:rStyle w:val="CommentReference"/>
          <w:rFonts w:cs="Mangal"/>
        </w:rPr>
        <w:commentReference w:id="81"/>
      </w:r>
      <w:r>
        <w:rPr>
          <w:rFonts w:ascii="Times New Roman" w:hAnsi="Times New Roman"/>
          <w:color w:val="000000"/>
          <w:sz w:val="22"/>
          <w:szCs w:val="22"/>
        </w:rPr>
        <w:t xml:space="preserve"> pour leux biaen.</w:t>
      </w:r>
    </w:p>
    <w:p w14:paraId="5641BCDD" w14:textId="170E3AEC"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Cht avarice la</w:t>
      </w:r>
    </w:p>
    <w:p w14:paraId="32F744A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Va pu profond, crait auve une pière rachine</w:t>
      </w:r>
    </w:p>
    <w:p w14:paraId="531170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Qu’la graiene de debauche dl’etai, et al a etai</w:t>
      </w:r>
    </w:p>
    <w:p w14:paraId="5F118F3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L’sahbre d’nos rouais tuais; Acouare ne craiens pouin;</w:t>
      </w:r>
    </w:p>
    <w:p w14:paraId="3FB0C1A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L’Ecosse a du biaen pour empyi vot volontai,</w:t>
      </w:r>
    </w:p>
    <w:p w14:paraId="7B01B0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que s’seit l’votre; Tout shunshin peut eaet portai,</w:t>
      </w:r>
    </w:p>
    <w:p w14:paraId="0AD95AF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B’zai parmi lz’aut graces.</w:t>
      </w:r>
    </w:p>
    <w:p w14:paraId="4F83F0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Mais j’naen ait pouin: laie graces propres a un rouai,</w:t>
      </w:r>
    </w:p>
    <w:p w14:paraId="13AF3E5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la justice, la veritai, la fidelitai, la stabilitai,</w:t>
      </w:r>
    </w:p>
    <w:p w14:paraId="44F84F0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bontai, la belle mine, l’piti, l’humilitai,</w:t>
      </w:r>
    </w:p>
    <w:p w14:paraId="04FC7FD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piètai, la patienche, l’couarage, l’bouan sens,</w:t>
      </w:r>
    </w:p>
    <w:p w14:paraId="65C0E2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J’naen ait aucun goue, mais je sie pyaien</w:t>
      </w:r>
    </w:p>
    <w:p w14:paraId="33B948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chaque partie de tous laie crimes pour laie faire</w:t>
      </w:r>
    </w:p>
    <w:p w14:paraId="660FF55E" w14:textId="17F72383"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Su daeux ou trè </w:t>
      </w:r>
      <w:r w:rsidR="00744AD4">
        <w:rPr>
          <w:rFonts w:ascii="Times New Roman" w:hAnsi="Times New Roman"/>
          <w:color w:val="000000"/>
          <w:sz w:val="22"/>
          <w:szCs w:val="22"/>
        </w:rPr>
        <w:t>e</w:t>
      </w:r>
      <w:r>
        <w:rPr>
          <w:rFonts w:ascii="Times New Roman" w:hAnsi="Times New Roman"/>
          <w:color w:val="000000"/>
          <w:sz w:val="22"/>
          <w:szCs w:val="22"/>
        </w:rPr>
        <w:t xml:space="preserve">sens. Vere, si j’avais l’pouvoir de purai </w:t>
      </w:r>
    </w:p>
    <w:p w14:paraId="0D4514E2" w14:textId="7F1A1FC5" w:rsidR="00E324CC" w:rsidRDefault="00000000">
      <w:pPr>
        <w:rPr>
          <w:rFonts w:ascii="Times New Roman" w:hAnsi="Times New Roman"/>
          <w:color w:val="000000"/>
          <w:sz w:val="22"/>
          <w:szCs w:val="22"/>
        </w:rPr>
      </w:pPr>
      <w:r>
        <w:rPr>
          <w:rFonts w:ascii="Times New Roman" w:hAnsi="Times New Roman"/>
          <w:color w:val="000000"/>
          <w:sz w:val="22"/>
          <w:szCs w:val="22"/>
        </w:rPr>
        <w:tab/>
        <w:t>Le doux lait dla pai</w:t>
      </w:r>
      <w:r w:rsidR="00744AD4">
        <w:rPr>
          <w:rFonts w:ascii="Times New Roman" w:hAnsi="Times New Roman"/>
          <w:color w:val="000000"/>
          <w:sz w:val="22"/>
          <w:szCs w:val="22"/>
        </w:rPr>
        <w:t>x</w:t>
      </w:r>
      <w:r>
        <w:rPr>
          <w:rFonts w:ascii="Times New Roman" w:hAnsi="Times New Roman"/>
          <w:color w:val="000000"/>
          <w:sz w:val="22"/>
          <w:szCs w:val="22"/>
        </w:rPr>
        <w:t xml:space="preserve"> en enfer j’le f’rais</w:t>
      </w:r>
    </w:p>
    <w:p w14:paraId="2E3ECDA3" w14:textId="2841B7D6" w:rsidR="00E324CC" w:rsidRDefault="00000000">
      <w:pPr>
        <w:rPr>
          <w:rFonts w:ascii="Times New Roman" w:hAnsi="Times New Roman"/>
          <w:color w:val="000000"/>
          <w:sz w:val="22"/>
          <w:szCs w:val="22"/>
        </w:rPr>
      </w:pPr>
      <w:r>
        <w:rPr>
          <w:rFonts w:ascii="Times New Roman" w:hAnsi="Times New Roman"/>
          <w:color w:val="000000"/>
          <w:sz w:val="22"/>
          <w:szCs w:val="22"/>
        </w:rPr>
        <w:tab/>
        <w:t>Distorberais la pai</w:t>
      </w:r>
      <w:r w:rsidR="00744AD4">
        <w:rPr>
          <w:rFonts w:ascii="Times New Roman" w:hAnsi="Times New Roman"/>
          <w:color w:val="000000"/>
          <w:sz w:val="22"/>
          <w:szCs w:val="22"/>
        </w:rPr>
        <w:t>x</w:t>
      </w:r>
      <w:r>
        <w:rPr>
          <w:rFonts w:ascii="Times New Roman" w:hAnsi="Times New Roman"/>
          <w:color w:val="000000"/>
          <w:sz w:val="22"/>
          <w:szCs w:val="22"/>
        </w:rPr>
        <w:t xml:space="preserve"> du monde et mettrais en dèroutte</w:t>
      </w:r>
    </w:p>
    <w:p w14:paraId="3A63AE2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Tout l’accord su la terre.</w:t>
      </w:r>
    </w:p>
    <w:p w14:paraId="1D1CA9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 Ecosse, Ecosse!</w:t>
      </w:r>
    </w:p>
    <w:p w14:paraId="6FA5D1F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Si un tiei aie propre de c’mandai, pahle:</w:t>
      </w:r>
    </w:p>
    <w:p w14:paraId="47760B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 sie comme j’ait pahlai.</w:t>
      </w:r>
    </w:p>
    <w:p w14:paraId="16A0AB0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Propre a gouvernai!</w:t>
      </w:r>
    </w:p>
    <w:p w14:paraId="2CCD7333"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Dame pouin a vivre. O poure royaume,</w:t>
      </w:r>
    </w:p>
    <w:p w14:paraId="60C92E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Auve un tyran sans titre a maiens douabaies d’sang,</w:t>
      </w:r>
    </w:p>
    <w:p w14:paraId="210D202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verras tu taie jours de santai derché,</w:t>
      </w:r>
    </w:p>
    <w:p w14:paraId="0F96AA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Depie que l’vrai produit d’ten throne</w:t>
      </w:r>
    </w:p>
    <w:p w14:paraId="2227C8C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sa propre bouche s’maudit li meme,</w:t>
      </w:r>
    </w:p>
    <w:p w14:paraId="6B4F024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couar abas sa race? Ten royal pere</w:t>
      </w:r>
    </w:p>
    <w:p w14:paraId="5116C1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Etait un rouai saient; ta mere qui t’mie su la terre</w:t>
      </w:r>
    </w:p>
    <w:p w14:paraId="7108FF9E" w14:textId="4C890521" w:rsidR="00E324CC" w:rsidRDefault="00000000">
      <w:pPr>
        <w:rPr>
          <w:rFonts w:ascii="Times New Roman" w:hAnsi="Times New Roman"/>
          <w:color w:val="000000"/>
          <w:sz w:val="22"/>
          <w:szCs w:val="22"/>
        </w:rPr>
      </w:pPr>
      <w:r>
        <w:rPr>
          <w:rFonts w:ascii="Times New Roman" w:hAnsi="Times New Roman"/>
          <w:color w:val="000000"/>
          <w:sz w:val="22"/>
          <w:szCs w:val="22"/>
        </w:rPr>
        <w:tab/>
        <w:t>Pu souvent su saie junouou</w:t>
      </w:r>
      <w:r w:rsidR="00744AD4">
        <w:rPr>
          <w:rFonts w:ascii="Times New Roman" w:hAnsi="Times New Roman"/>
          <w:color w:val="000000"/>
          <w:sz w:val="22"/>
          <w:szCs w:val="22"/>
        </w:rPr>
        <w:t>aix</w:t>
      </w:r>
      <w:r>
        <w:rPr>
          <w:rFonts w:ascii="Times New Roman" w:hAnsi="Times New Roman"/>
          <w:color w:val="000000"/>
          <w:sz w:val="22"/>
          <w:szCs w:val="22"/>
        </w:rPr>
        <w:t xml:space="preserve"> qu’su saie pies,</w:t>
      </w:r>
    </w:p>
    <w:p w14:paraId="014347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Mouarait tous laie jours d’sa vie. Adi!</w:t>
      </w:r>
    </w:p>
    <w:p w14:paraId="0D10A5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fautes la qu’tu repete su té meme</w:t>
      </w:r>
    </w:p>
    <w:p w14:paraId="52BA93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M’ont banni d’Ecosse. O men saien,</w:t>
      </w:r>
    </w:p>
    <w:p w14:paraId="5AADD48B" w14:textId="3F96AB83" w:rsidR="00E324CC" w:rsidRDefault="00000000">
      <w:pPr>
        <w:rPr>
          <w:rFonts w:ascii="Times New Roman" w:hAnsi="Times New Roman"/>
          <w:color w:val="000000"/>
          <w:sz w:val="22"/>
          <w:szCs w:val="22"/>
        </w:rPr>
      </w:pPr>
      <w:r>
        <w:rPr>
          <w:rFonts w:ascii="Times New Roman" w:hAnsi="Times New Roman"/>
          <w:color w:val="000000"/>
          <w:sz w:val="22"/>
          <w:szCs w:val="22"/>
        </w:rPr>
        <w:tab/>
        <w:t>Tn’atte</w:t>
      </w:r>
      <w:r w:rsidR="00744AD4">
        <w:rPr>
          <w:rFonts w:ascii="Times New Roman" w:hAnsi="Times New Roman"/>
          <w:color w:val="000000"/>
          <w:sz w:val="22"/>
          <w:szCs w:val="22"/>
        </w:rPr>
        <w:t>n</w:t>
      </w:r>
      <w:r>
        <w:rPr>
          <w:rFonts w:ascii="Times New Roman" w:hAnsi="Times New Roman"/>
          <w:color w:val="000000"/>
          <w:sz w:val="22"/>
          <w:szCs w:val="22"/>
        </w:rPr>
        <w:t>t</w:t>
      </w:r>
      <w:r w:rsidR="00744AD4">
        <w:rPr>
          <w:rFonts w:ascii="Times New Roman" w:hAnsi="Times New Roman"/>
          <w:color w:val="000000"/>
          <w:sz w:val="22"/>
          <w:szCs w:val="22"/>
        </w:rPr>
        <w:t>e</w:t>
      </w:r>
      <w:r>
        <w:rPr>
          <w:rFonts w:ascii="Times New Roman" w:hAnsi="Times New Roman"/>
          <w:color w:val="000000"/>
          <w:sz w:val="22"/>
          <w:szCs w:val="22"/>
        </w:rPr>
        <w:t xml:space="preserve"> fini ichin!</w:t>
      </w:r>
    </w:p>
    <w:p w14:paraId="59BFC5E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Macduff, shute noblle colere ichin, </w:t>
      </w:r>
    </w:p>
    <w:p w14:paraId="2D179D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Efant d’veritai, a de mn’ame </w:t>
      </w:r>
    </w:p>
    <w:p w14:paraId="7DF505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Tachi hors laie </w:t>
      </w:r>
      <w:r>
        <w:rPr>
          <w:rFonts w:ascii="Times New Roman" w:hAnsi="Times New Roman"/>
          <w:color w:val="000000"/>
          <w:sz w:val="22"/>
          <w:szCs w:val="22"/>
          <w:highlight w:val="white"/>
        </w:rPr>
        <w:t>neres</w:t>
      </w:r>
      <w:r>
        <w:rPr>
          <w:rFonts w:ascii="Times New Roman" w:hAnsi="Times New Roman"/>
          <w:color w:val="000000"/>
          <w:sz w:val="22"/>
          <w:szCs w:val="22"/>
        </w:rPr>
        <w:t xml:space="preserve"> taques, r’consiyi maie pensaies</w:t>
      </w:r>
    </w:p>
    <w:p w14:paraId="3BEEAC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ta bouanne veritai et honneur. l’Guiablle Macbeth</w:t>
      </w:r>
    </w:p>
    <w:p w14:paraId="4E51144A" w14:textId="123EA958" w:rsidR="00E324CC" w:rsidRDefault="00000000">
      <w:pPr>
        <w:rPr>
          <w:rFonts w:ascii="Times New Roman" w:hAnsi="Times New Roman"/>
          <w:color w:val="000000"/>
          <w:sz w:val="22"/>
          <w:szCs w:val="22"/>
        </w:rPr>
      </w:pPr>
      <w:r>
        <w:rPr>
          <w:rFonts w:ascii="Times New Roman" w:hAnsi="Times New Roman"/>
          <w:color w:val="000000"/>
          <w:sz w:val="22"/>
          <w:szCs w:val="22"/>
        </w:rPr>
        <w:tab/>
        <w:t>Par une route de chez affaires ichin a eprouvai a m’gagni</w:t>
      </w:r>
      <w:r w:rsidR="00744AD4">
        <w:rPr>
          <w:rFonts w:ascii="Times New Roman" w:hAnsi="Times New Roman"/>
          <w:color w:val="000000"/>
          <w:sz w:val="22"/>
          <w:szCs w:val="22"/>
        </w:rPr>
        <w:t>è</w:t>
      </w:r>
      <w:r>
        <w:rPr>
          <w:rFonts w:ascii="Times New Roman" w:hAnsi="Times New Roman"/>
          <w:color w:val="000000"/>
          <w:sz w:val="22"/>
          <w:szCs w:val="22"/>
        </w:rPr>
        <w:t xml:space="preserve"> </w:t>
      </w:r>
    </w:p>
    <w:p w14:paraId="17844D1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highlight w:val="white"/>
        </w:rPr>
        <w:t>Dans</w:t>
      </w:r>
      <w:r>
        <w:rPr>
          <w:rFonts w:ascii="Times New Roman" w:hAnsi="Times New Roman"/>
          <w:color w:val="000000"/>
          <w:sz w:val="22"/>
          <w:szCs w:val="22"/>
        </w:rPr>
        <w:t xml:space="preserve"> sen pouvoir, et la sagesse modeste m’errache</w:t>
      </w:r>
    </w:p>
    <w:p w14:paraId="498DA4D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Dla trop grande hate; Mais que Gu ahaut </w:t>
      </w:r>
    </w:p>
    <w:p w14:paraId="59F9F5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L’mette entre te et mé! car meme oshteure men corps</w:t>
      </w:r>
    </w:p>
    <w:p w14:paraId="654F9D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J’mets a ten c’mandemaen, et j’dedis</w:t>
      </w:r>
    </w:p>
    <w:p w14:paraId="3A4B33A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 propre troubyaiezon de d’vi, ichin j’denie et laque</w:t>
      </w:r>
    </w:p>
    <w:p w14:paraId="720990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taques et la byasme qu’ j’ait mis su mé meme,</w:t>
      </w:r>
    </w:p>
    <w:p w14:paraId="7407708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Comme etrangièrs a ma nature. j’en sie pouin acouare </w:t>
      </w:r>
    </w:p>
    <w:p w14:paraId="5C741F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highlight w:val="white"/>
        </w:rPr>
        <w:t>Couneux</w:t>
      </w:r>
      <w:r>
        <w:rPr>
          <w:rFonts w:ascii="Times New Roman" w:hAnsi="Times New Roman"/>
          <w:color w:val="000000"/>
          <w:sz w:val="22"/>
          <w:szCs w:val="22"/>
        </w:rPr>
        <w:t xml:space="preserve"> d’une femme, jamais acouare parjurai</w:t>
      </w:r>
    </w:p>
    <w:p w14:paraId="6DF280E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paiene ait je yeux envie du miaen,</w:t>
      </w:r>
    </w:p>
    <w:p w14:paraId="0B47352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Jamais acouare rompu ma fouai, n’voudrais pouin traiezounnai</w:t>
      </w:r>
    </w:p>
    <w:p w14:paraId="45CF8F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L’guiablle a sen camarade, et n’aieme pouin mouains</w:t>
      </w:r>
    </w:p>
    <w:p w14:paraId="46B3D7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w:t>
      </w:r>
      <w:r>
        <w:rPr>
          <w:rFonts w:ascii="Times New Roman" w:hAnsi="Times New Roman"/>
          <w:color w:val="000000"/>
          <w:sz w:val="22"/>
          <w:szCs w:val="22"/>
          <w:highlight w:val="white"/>
        </w:rPr>
        <w:t>veritai</w:t>
      </w:r>
      <w:r>
        <w:rPr>
          <w:rFonts w:ascii="Times New Roman" w:hAnsi="Times New Roman"/>
          <w:color w:val="000000"/>
          <w:sz w:val="22"/>
          <w:szCs w:val="22"/>
        </w:rPr>
        <w:t xml:space="preserve"> qu’la vie; men prumiè faux d’vi</w:t>
      </w:r>
    </w:p>
    <w:p w14:paraId="7C6DD7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Etait shunshin su mè meme. shu que s’sie d’seur</w:t>
      </w:r>
    </w:p>
    <w:p w14:paraId="1CF47135" w14:textId="1D7AE00C" w:rsidR="00E324CC" w:rsidRDefault="00000000">
      <w:pPr>
        <w:rPr>
          <w:rFonts w:ascii="Times New Roman" w:hAnsi="Times New Roman"/>
          <w:color w:val="000000"/>
          <w:sz w:val="22"/>
          <w:szCs w:val="22"/>
        </w:rPr>
      </w:pPr>
      <w:r>
        <w:rPr>
          <w:rFonts w:ascii="Times New Roman" w:hAnsi="Times New Roman"/>
          <w:color w:val="000000"/>
          <w:sz w:val="22"/>
          <w:szCs w:val="22"/>
        </w:rPr>
        <w:tab/>
        <w:t>Aie l’</w:t>
      </w:r>
      <w:r w:rsidR="00060A8E">
        <w:rPr>
          <w:rFonts w:ascii="Times New Roman" w:hAnsi="Times New Roman"/>
          <w:color w:val="000000"/>
          <w:sz w:val="22"/>
          <w:szCs w:val="22"/>
        </w:rPr>
        <w:t>k</w:t>
      </w:r>
      <w:r>
        <w:rPr>
          <w:rFonts w:ascii="Times New Roman" w:hAnsi="Times New Roman"/>
          <w:color w:val="000000"/>
          <w:sz w:val="22"/>
          <w:szCs w:val="22"/>
        </w:rPr>
        <w:t>iaen et l’siaen d’men poure pais a c’mandai;</w:t>
      </w:r>
    </w:p>
    <w:p w14:paraId="68A7BE5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vraiment, d’vant qu’tu n’vinse ichin,</w:t>
      </w:r>
    </w:p>
    <w:p w14:paraId="063D0E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L’vier Siward, auve die milles hommes de guerre, </w:t>
      </w:r>
    </w:p>
    <w:p w14:paraId="6F70A5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Tous prets comme i faut s’en allaie. </w:t>
      </w:r>
    </w:p>
    <w:p w14:paraId="4F836E5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Oshteure j’iron ensaemblle, et la chance dla bontai a v’ni</w:t>
      </w:r>
    </w:p>
    <w:p w14:paraId="002BFB5C" w14:textId="241AE1D9" w:rsidR="00E324CC" w:rsidRDefault="00000000">
      <w:pPr>
        <w:rPr>
          <w:rFonts w:ascii="Times New Roman" w:hAnsi="Times New Roman"/>
          <w:color w:val="000000"/>
          <w:sz w:val="22"/>
          <w:szCs w:val="22"/>
        </w:rPr>
      </w:pPr>
      <w:r>
        <w:rPr>
          <w:rFonts w:ascii="Times New Roman" w:hAnsi="Times New Roman"/>
          <w:color w:val="000000"/>
          <w:sz w:val="22"/>
          <w:szCs w:val="22"/>
        </w:rPr>
        <w:tab/>
        <w:t>S’ra la cause d’not quamas la. Po</w:t>
      </w:r>
      <w:r w:rsidR="00060A8E">
        <w:rPr>
          <w:rFonts w:ascii="Times New Roman" w:hAnsi="Times New Roman"/>
          <w:color w:val="000000"/>
          <w:sz w:val="22"/>
          <w:szCs w:val="22"/>
        </w:rPr>
        <w:t>u</w:t>
      </w:r>
      <w:r>
        <w:rPr>
          <w:rFonts w:ascii="Times New Roman" w:hAnsi="Times New Roman"/>
          <w:color w:val="000000"/>
          <w:sz w:val="22"/>
          <w:szCs w:val="22"/>
        </w:rPr>
        <w:t>rqui kou n’dizai riaen?</w:t>
      </w:r>
    </w:p>
    <w:p w14:paraId="3256BB69" w14:textId="0DF1F7AA" w:rsidR="00E324CC" w:rsidRDefault="00000000">
      <w:pPr>
        <w:rPr>
          <w:rFonts w:ascii="Times New Roman" w:hAnsi="Times New Roman"/>
          <w:color w:val="000000"/>
          <w:sz w:val="22"/>
          <w:szCs w:val="22"/>
        </w:rPr>
      </w:pPr>
      <w:r>
        <w:rPr>
          <w:rFonts w:ascii="Times New Roman" w:hAnsi="Times New Roman"/>
          <w:color w:val="000000"/>
          <w:sz w:val="22"/>
          <w:szCs w:val="22"/>
        </w:rPr>
        <w:t>Macd: D’qu</w:t>
      </w:r>
      <w:r w:rsidR="00060A8E">
        <w:rPr>
          <w:rFonts w:ascii="Times New Roman" w:hAnsi="Times New Roman"/>
          <w:color w:val="000000"/>
          <w:sz w:val="22"/>
          <w:szCs w:val="22"/>
        </w:rPr>
        <w:t>è</w:t>
      </w:r>
      <w:r>
        <w:rPr>
          <w:rFonts w:ascii="Times New Roman" w:hAnsi="Times New Roman"/>
          <w:color w:val="000000"/>
          <w:sz w:val="22"/>
          <w:szCs w:val="22"/>
        </w:rPr>
        <w:t xml:space="preserve"> si biaen v’nu et pouin biaen v’nu d’un temps </w:t>
      </w:r>
    </w:p>
    <w:p w14:paraId="44606D7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Jl’aie dur dle faire accordai.</w:t>
      </w:r>
    </w:p>
    <w:p w14:paraId="42540037" w14:textId="77777777" w:rsidR="00E324CC" w:rsidRDefault="00E324CC">
      <w:pPr>
        <w:rPr>
          <w:rFonts w:ascii="Times New Roman" w:hAnsi="Times New Roman"/>
          <w:color w:val="000000"/>
          <w:sz w:val="22"/>
          <w:szCs w:val="22"/>
        </w:rPr>
      </w:pPr>
    </w:p>
    <w:p w14:paraId="2B99083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Un docteur entre </w:t>
      </w:r>
    </w:p>
    <w:p w14:paraId="28DDBFDD" w14:textId="77777777" w:rsidR="00E324CC" w:rsidRDefault="00E324CC">
      <w:pPr>
        <w:rPr>
          <w:rFonts w:ascii="Times New Roman" w:hAnsi="Times New Roman"/>
          <w:color w:val="000000"/>
          <w:sz w:val="22"/>
          <w:szCs w:val="22"/>
        </w:rPr>
      </w:pPr>
    </w:p>
    <w:p w14:paraId="5E1641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Eh biaen; pu biaentot. Le rouai s’en viaen ti, j’vou z’en prie?</w:t>
      </w:r>
    </w:p>
    <w:p w14:paraId="16DB9887" w14:textId="051FD322" w:rsidR="00E324CC" w:rsidRDefault="00000000">
      <w:pPr>
        <w:rPr>
          <w:rFonts w:ascii="Times New Roman" w:hAnsi="Times New Roman"/>
          <w:color w:val="000000"/>
          <w:sz w:val="22"/>
          <w:szCs w:val="22"/>
        </w:rPr>
      </w:pPr>
      <w:r>
        <w:rPr>
          <w:rFonts w:ascii="Times New Roman" w:hAnsi="Times New Roman"/>
          <w:color w:val="000000"/>
          <w:sz w:val="22"/>
          <w:szCs w:val="22"/>
        </w:rPr>
        <w:t>Doc: Oui, mousieu; ya une gaiene de p</w:t>
      </w:r>
      <w:r w:rsidR="00060A8E">
        <w:rPr>
          <w:rFonts w:ascii="Times New Roman" w:hAnsi="Times New Roman"/>
          <w:color w:val="000000"/>
          <w:sz w:val="22"/>
          <w:szCs w:val="22"/>
        </w:rPr>
        <w:t>a</w:t>
      </w:r>
      <w:r>
        <w:rPr>
          <w:rFonts w:ascii="Times New Roman" w:hAnsi="Times New Roman"/>
          <w:color w:val="000000"/>
          <w:sz w:val="22"/>
          <w:szCs w:val="22"/>
        </w:rPr>
        <w:t>ure</w:t>
      </w:r>
      <w:r w:rsidR="00060A8E">
        <w:rPr>
          <w:rFonts w:ascii="Times New Roman" w:hAnsi="Times New Roman"/>
          <w:color w:val="000000"/>
          <w:sz w:val="22"/>
          <w:szCs w:val="22"/>
        </w:rPr>
        <w:t xml:space="preserve">s </w:t>
      </w:r>
      <w:r>
        <w:rPr>
          <w:rFonts w:ascii="Times New Roman" w:hAnsi="Times New Roman"/>
          <w:color w:val="000000"/>
          <w:sz w:val="22"/>
          <w:szCs w:val="22"/>
        </w:rPr>
        <w:t>sames</w:t>
      </w:r>
    </w:p>
    <w:p w14:paraId="017742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Qu’arraiete pour li; leux maladies s’moque</w:t>
      </w:r>
    </w:p>
    <w:p w14:paraId="573ADDE1" w14:textId="30F36B43" w:rsidR="00E324CC" w:rsidRDefault="00000000">
      <w:pPr>
        <w:rPr>
          <w:rFonts w:ascii="Times New Roman" w:hAnsi="Times New Roman"/>
          <w:color w:val="000000"/>
          <w:sz w:val="22"/>
          <w:szCs w:val="22"/>
        </w:rPr>
      </w:pPr>
      <w:r>
        <w:rPr>
          <w:rFonts w:ascii="Times New Roman" w:hAnsi="Times New Roman"/>
          <w:color w:val="000000"/>
          <w:sz w:val="22"/>
          <w:szCs w:val="22"/>
        </w:rPr>
        <w:tab/>
        <w:t>Dla forc</w:t>
      </w:r>
      <w:r w:rsidR="00060A8E">
        <w:rPr>
          <w:rFonts w:ascii="Times New Roman" w:hAnsi="Times New Roman"/>
          <w:color w:val="000000"/>
          <w:sz w:val="22"/>
          <w:szCs w:val="22"/>
        </w:rPr>
        <w:t>h</w:t>
      </w:r>
      <w:r>
        <w:rPr>
          <w:rFonts w:ascii="Times New Roman" w:hAnsi="Times New Roman"/>
          <w:color w:val="000000"/>
          <w:sz w:val="22"/>
          <w:szCs w:val="22"/>
        </w:rPr>
        <w:t>e de la metchine et dl’art; mais sous sa maien,</w:t>
      </w:r>
    </w:p>
    <w:p w14:paraId="085EDBA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Une tieile sauentetai l’cieil a bayi a sa maien,</w:t>
      </w:r>
    </w:p>
    <w:p w14:paraId="3A1C7B1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Qu’al heure i sont gueris.</w:t>
      </w:r>
    </w:p>
    <w:p w14:paraId="71AB05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J’vou r’mersie, docteur.</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[Docteur sort]</w:t>
      </w:r>
    </w:p>
    <w:p w14:paraId="4908CC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Kiei maladie qu’il entend?</w:t>
      </w:r>
    </w:p>
    <w:p w14:paraId="719E03C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Al aie applaie l’ma du rouai:</w:t>
      </w:r>
    </w:p>
    <w:p w14:paraId="5604400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un travats saient qu’ya dans shu bouan rouai la,</w:t>
      </w:r>
    </w:p>
    <w:p w14:paraId="7C19899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souvent, depie que s’sie ichin en Angyiterre,</w:t>
      </w:r>
    </w:p>
    <w:p w14:paraId="7AC024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Jl’ait veux faire. Comme i prie l’cieil,</w:t>
      </w:r>
    </w:p>
    <w:p w14:paraId="3833B13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Sh’aie li qui siei; mais daie gens drolemaen vizitais,</w:t>
      </w:r>
    </w:p>
    <w:p w14:paraId="322217C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Tous enfyais et rompus qui font piti a l’ieil,</w:t>
      </w:r>
    </w:p>
    <w:p w14:paraId="60F7A2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Abandounais par laie docteurs, i laie gueris,</w:t>
      </w:r>
    </w:p>
    <w:p w14:paraId="1731882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Par prendre une bague d’or autouar d’leux co,</w:t>
      </w:r>
    </w:p>
    <w:p w14:paraId="62413342" w14:textId="77777777" w:rsidR="00E324CC" w:rsidRDefault="00000000">
      <w:pPr>
        <w:rPr>
          <w:rFonts w:hint="eastAsia"/>
        </w:rPr>
      </w:pPr>
      <w:r>
        <w:rPr>
          <w:rFonts w:ascii="Times New Roman" w:hAnsi="Times New Roman"/>
          <w:color w:val="000000"/>
          <w:sz w:val="22"/>
          <w:szCs w:val="22"/>
        </w:rPr>
        <w:lastRenderedPageBreak/>
        <w:tab/>
        <w:t>Mize auve de saientes peryières; et nou dit</w:t>
      </w:r>
    </w:p>
    <w:p w14:paraId="7A5844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laquera a la royautai d’apres dli</w:t>
      </w:r>
    </w:p>
    <w:p w14:paraId="2754D79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benediction d’gueri. Auve shute drole de vertu la,</w:t>
      </w:r>
    </w:p>
    <w:p w14:paraId="7CDFE2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Il a un don du cieil pour prophetiezai,</w:t>
      </w:r>
    </w:p>
    <w:p w14:paraId="33F29B6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une route de benedictions pende autouar d’sen throne</w:t>
      </w:r>
    </w:p>
    <w:p w14:paraId="7D41684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l’font eaet favorizai en d’vi.</w:t>
      </w:r>
    </w:p>
    <w:p w14:paraId="514986A4" w14:textId="77777777" w:rsidR="00E324CC" w:rsidRDefault="00E324CC">
      <w:pPr>
        <w:rPr>
          <w:rFonts w:ascii="Times New Roman" w:hAnsi="Times New Roman"/>
          <w:color w:val="000000"/>
          <w:sz w:val="22"/>
          <w:szCs w:val="22"/>
        </w:rPr>
      </w:pPr>
    </w:p>
    <w:p w14:paraId="0CBF1354" w14:textId="77777777" w:rsidR="00E324CC" w:rsidRDefault="00000000">
      <w:pPr>
        <w:jc w:val="center"/>
        <w:rPr>
          <w:rFonts w:hint="eastAsia"/>
        </w:rPr>
      </w:pPr>
      <w:r>
        <w:rPr>
          <w:rFonts w:ascii="Times New Roman" w:hAnsi="Times New Roman"/>
          <w:color w:val="000000"/>
          <w:sz w:val="22"/>
          <w:szCs w:val="22"/>
        </w:rPr>
        <w:t>Rosse entre</w:t>
      </w:r>
    </w:p>
    <w:p w14:paraId="1955378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Vaiyoue, kaie que vlo?</w:t>
      </w:r>
    </w:p>
    <w:p w14:paraId="753F66B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Un homme d’men pais; et acouare j’en le counie pouin.</w:t>
      </w:r>
    </w:p>
    <w:p w14:paraId="1C5386C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Men cousin tourjoue civile, biaen v’nu ichin.</w:t>
      </w:r>
    </w:p>
    <w:p w14:paraId="4B66E23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J’le counie oshteure. Bouan Gu, hahle en temps</w:t>
      </w:r>
    </w:p>
    <w:p w14:paraId="4500B12B" w14:textId="77777777" w:rsidR="00E324CC" w:rsidRDefault="00000000">
      <w:pPr>
        <w:rPr>
          <w:rFonts w:hint="eastAsia"/>
        </w:rPr>
      </w:pPr>
      <w:r>
        <w:rPr>
          <w:rFonts w:ascii="Times New Roman" w:hAnsi="Times New Roman"/>
          <w:color w:val="000000"/>
          <w:sz w:val="22"/>
          <w:szCs w:val="22"/>
        </w:rPr>
        <w:tab/>
        <w:t>Laie moyaens qui nou font etranghièrs!</w:t>
      </w:r>
    </w:p>
    <w:p w14:paraId="4699950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Mousieu, Amen.</w:t>
      </w:r>
    </w:p>
    <w:p w14:paraId="0CF67E7E" w14:textId="77777777" w:rsidR="00E324CC" w:rsidRDefault="00000000">
      <w:pPr>
        <w:rPr>
          <w:rFonts w:hint="eastAsia"/>
        </w:rPr>
      </w:pPr>
      <w:r>
        <w:rPr>
          <w:rFonts w:ascii="Times New Roman" w:hAnsi="Times New Roman"/>
          <w:color w:val="000000"/>
          <w:sz w:val="22"/>
          <w:szCs w:val="22"/>
        </w:rPr>
        <w:t>Macd: L’Ecosse aie t’alle ou’aie kal etait?</w:t>
      </w:r>
    </w:p>
    <w:p w14:paraId="675F588D" w14:textId="77777777" w:rsidR="00E324CC" w:rsidRDefault="00000000">
      <w:pPr>
        <w:rPr>
          <w:rFonts w:hint="eastAsia"/>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Helas! poure pais;</w:t>
      </w:r>
    </w:p>
    <w:p w14:paraId="4FD4FC9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Quazi effraias d’se counietre. I n’peut pouin</w:t>
      </w:r>
    </w:p>
    <w:p w14:paraId="38EA8E10" w14:textId="77777777" w:rsidR="00E324CC" w:rsidRDefault="00000000">
      <w:pPr>
        <w:rPr>
          <w:rFonts w:hint="eastAsia"/>
        </w:rPr>
      </w:pPr>
      <w:r>
        <w:rPr>
          <w:rFonts w:ascii="Times New Roman" w:hAnsi="Times New Roman"/>
          <w:color w:val="000000"/>
          <w:sz w:val="22"/>
          <w:szCs w:val="22"/>
        </w:rPr>
        <w:tab/>
        <w:t>Eaet applai not mere mais, not fosse; ou’aie que n’ya riaen,</w:t>
      </w:r>
    </w:p>
    <w:p w14:paraId="1958BC8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Sinon qui n’siei riaen, kaie veux rire;</w:t>
      </w:r>
    </w:p>
    <w:p w14:paraId="7C4644A9" w14:textId="0566ADC1" w:rsidR="00E324CC" w:rsidRDefault="00000000">
      <w:pPr>
        <w:rPr>
          <w:rFonts w:ascii="Times New Roman" w:hAnsi="Times New Roman"/>
          <w:color w:val="000000"/>
          <w:sz w:val="22"/>
          <w:szCs w:val="22"/>
        </w:rPr>
      </w:pPr>
      <w:r>
        <w:rPr>
          <w:rFonts w:ascii="Times New Roman" w:hAnsi="Times New Roman"/>
          <w:color w:val="000000"/>
          <w:sz w:val="22"/>
          <w:szCs w:val="22"/>
        </w:rPr>
        <w:tab/>
        <w:t>Ou’aie qu’ jaients et soupirs et cris qui fende l’air sont faits</w:t>
      </w:r>
    </w:p>
    <w:p w14:paraId="2EC506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r’merquis; ou’aie qu’la forte paiene parait</w:t>
      </w:r>
    </w:p>
    <w:p w14:paraId="579BEC1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une affaire de riaen; la cyoque du mort sonne</w:t>
      </w:r>
    </w:p>
    <w:p w14:paraId="13BCD8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Sans qu’nou d’mande pour qui; et la vie d’bouans z’hommes </w:t>
      </w:r>
    </w:p>
    <w:p w14:paraId="4EBDAAB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Meurt d’vant laie fyieurs dans leux caelottes,</w:t>
      </w:r>
    </w:p>
    <w:p w14:paraId="5D4BC23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Mouarant d’vant d’eaet malades.</w:t>
      </w:r>
    </w:p>
    <w:p w14:paraId="3E66A2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 histouaire</w:t>
      </w:r>
    </w:p>
    <w:p w14:paraId="0278D9F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Trop forte, et acouare trop vraie.</w:t>
      </w:r>
    </w:p>
    <w:p w14:paraId="714FBC43" w14:textId="4F24725F" w:rsidR="00E324CC" w:rsidRDefault="00000000">
      <w:pPr>
        <w:rPr>
          <w:rFonts w:hint="eastAsia"/>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kè la nouvelle paiene?</w:t>
      </w:r>
    </w:p>
    <w:p w14:paraId="1AF652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La siaenne qua une heure sufflle l’siaen qui la dit;</w:t>
      </w:r>
    </w:p>
    <w:p w14:paraId="76B962E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Chaque minute en produit une nouvelle.</w:t>
      </w:r>
    </w:p>
    <w:p w14:paraId="41130F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Commaie qu’ma femme aie?</w:t>
      </w:r>
    </w:p>
    <w:p w14:paraId="134B6ED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Qui, biaen. </w:t>
      </w:r>
    </w:p>
    <w:p w14:paraId="4FE77E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Et tous mz’efants? </w:t>
      </w:r>
    </w:p>
    <w:p w14:paraId="7EF0ADA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Biaen etou.</w:t>
      </w:r>
    </w:p>
    <w:p w14:paraId="7242424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L’tyran na pouin acouare distorbai leux paix?</w:t>
      </w:r>
    </w:p>
    <w:p w14:paraId="72F62FA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Nan; il taie biaen en paix quand j’lez ait laquis.</w:t>
      </w:r>
    </w:p>
    <w:p w14:paraId="698F15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N’saiyie pouin </w:t>
      </w:r>
      <w:commentRangeStart w:id="82"/>
      <w:r>
        <w:rPr>
          <w:rFonts w:ascii="Times New Roman" w:hAnsi="Times New Roman"/>
          <w:color w:val="000000"/>
          <w:sz w:val="22"/>
          <w:szCs w:val="22"/>
        </w:rPr>
        <w:t xml:space="preserve">certon </w:t>
      </w:r>
      <w:commentRangeEnd w:id="82"/>
      <w:r w:rsidR="00271AF5">
        <w:rPr>
          <w:rStyle w:val="CommentReference"/>
          <w:rFonts w:cs="Mangal"/>
        </w:rPr>
        <w:commentReference w:id="82"/>
      </w:r>
      <w:r>
        <w:rPr>
          <w:rFonts w:ascii="Times New Roman" w:hAnsi="Times New Roman"/>
          <w:color w:val="000000"/>
          <w:sz w:val="22"/>
          <w:szCs w:val="22"/>
        </w:rPr>
        <w:t>d’vot d’vi: commaie ql’affaire va?</w:t>
      </w:r>
    </w:p>
    <w:p w14:paraId="314AD87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Ros: Quand je sie v’nu ichin pour apportai laie nouvelles,</w:t>
      </w:r>
    </w:p>
    <w:p w14:paraId="1F5FDD8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 j’ait apportai auve paiene, i couarait un but</w:t>
      </w:r>
    </w:p>
    <w:p w14:paraId="3BC2144E" w14:textId="44447543" w:rsidR="00E324CC" w:rsidRDefault="00000000">
      <w:pPr>
        <w:rPr>
          <w:rFonts w:ascii="Times New Roman" w:hAnsi="Times New Roman"/>
          <w:color w:val="000000"/>
          <w:sz w:val="22"/>
          <w:szCs w:val="22"/>
        </w:rPr>
      </w:pPr>
      <w:r>
        <w:rPr>
          <w:rFonts w:ascii="Times New Roman" w:hAnsi="Times New Roman"/>
          <w:color w:val="000000"/>
          <w:sz w:val="22"/>
          <w:szCs w:val="22"/>
        </w:rPr>
        <w:tab/>
        <w:t>Qu’une route de famaeu</w:t>
      </w:r>
      <w:r w:rsidR="00271AF5">
        <w:rPr>
          <w:rFonts w:ascii="Times New Roman" w:hAnsi="Times New Roman"/>
          <w:color w:val="000000"/>
          <w:sz w:val="22"/>
          <w:szCs w:val="22"/>
        </w:rPr>
        <w:t>x</w:t>
      </w:r>
      <w:r>
        <w:rPr>
          <w:rFonts w:ascii="Times New Roman" w:hAnsi="Times New Roman"/>
          <w:color w:val="000000"/>
          <w:sz w:val="22"/>
          <w:szCs w:val="22"/>
        </w:rPr>
        <w:t xml:space="preserve"> gayards etaie su pi;</w:t>
      </w:r>
    </w:p>
    <w:p w14:paraId="1F91B7C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qui j’ait yeux taimouanyage de shu qu’ j’ait veux</w:t>
      </w:r>
    </w:p>
    <w:p w14:paraId="3443ECB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j’ait veux laie forches du tyran su pi.</w:t>
      </w:r>
    </w:p>
    <w:p w14:paraId="2CDBF9E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Oshteure aie l’temps dl’aigue; vot ieil en Ecosse</w:t>
      </w:r>
    </w:p>
    <w:p w14:paraId="0E0EBD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Frait daie soudards, f’rait nos femmes leux battre,</w:t>
      </w:r>
    </w:p>
    <w:p w14:paraId="6696311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f</w:t>
      </w:r>
      <w:commentRangeStart w:id="83"/>
      <w:r>
        <w:rPr>
          <w:rFonts w:ascii="Times New Roman" w:hAnsi="Times New Roman"/>
          <w:color w:val="000000"/>
          <w:sz w:val="22"/>
          <w:szCs w:val="22"/>
        </w:rPr>
        <w:t>oulai</w:t>
      </w:r>
      <w:commentRangeEnd w:id="83"/>
      <w:r w:rsidR="004B3940">
        <w:rPr>
          <w:rStyle w:val="CommentReference"/>
          <w:rFonts w:cs="Mangal"/>
        </w:rPr>
        <w:commentReference w:id="83"/>
      </w:r>
      <w:r>
        <w:rPr>
          <w:rFonts w:ascii="Times New Roman" w:hAnsi="Times New Roman"/>
          <w:color w:val="000000"/>
          <w:sz w:val="22"/>
          <w:szCs w:val="22"/>
        </w:rPr>
        <w:t xml:space="preserve"> leux tristes miseres.</w:t>
      </w:r>
    </w:p>
    <w:p w14:paraId="2AE6BBA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Que s’rait leux r’comfort</w:t>
      </w:r>
    </w:p>
    <w:p w14:paraId="70B94C7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j’nou z’en v’non. La graciaeuse Angyiterre nou za</w:t>
      </w:r>
    </w:p>
    <w:p w14:paraId="0FB702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Pretai l’bouan Siward et die mille hommes;</w:t>
      </w:r>
    </w:p>
    <w:p w14:paraId="7AD801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 pu vier et un miyeur soudard n’ya pouin</w:t>
      </w:r>
    </w:p>
    <w:p w14:paraId="4BB4C6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tous laie pais Chrequiaens.</w:t>
      </w:r>
    </w:p>
    <w:p w14:paraId="712B0758" w14:textId="11536183"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J’voudrais pouvi</w:t>
      </w:r>
      <w:r w:rsidR="00822823">
        <w:rPr>
          <w:rFonts w:ascii="Times New Roman" w:hAnsi="Times New Roman"/>
          <w:color w:val="000000"/>
          <w:sz w:val="22"/>
          <w:szCs w:val="22"/>
        </w:rPr>
        <w:t>è</w:t>
      </w:r>
      <w:r>
        <w:rPr>
          <w:rFonts w:ascii="Times New Roman" w:hAnsi="Times New Roman"/>
          <w:color w:val="000000"/>
          <w:sz w:val="22"/>
          <w:szCs w:val="22"/>
        </w:rPr>
        <w:t xml:space="preserve"> repondre</w:t>
      </w:r>
    </w:p>
    <w:p w14:paraId="1AC5BD3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Un pareil r’comfort comme shtin naen! Mais j’ait daie paroles</w:t>
      </w:r>
    </w:p>
    <w:p w14:paraId="2EF7F551" w14:textId="77777777" w:rsidR="00E324CC" w:rsidRDefault="00000000">
      <w:pPr>
        <w:rPr>
          <w:rFonts w:hint="eastAsia"/>
        </w:rPr>
      </w:pPr>
      <w:r>
        <w:rPr>
          <w:rFonts w:ascii="Times New Roman" w:hAnsi="Times New Roman"/>
          <w:color w:val="000000"/>
          <w:sz w:val="22"/>
          <w:szCs w:val="22"/>
        </w:rPr>
        <w:tab/>
        <w:t>Qui devraie eaet heurlaies dans l’air du d’sert,</w:t>
      </w:r>
    </w:p>
    <w:p w14:paraId="798AE935" w14:textId="77777777" w:rsidR="00E324CC" w:rsidRDefault="00000000">
      <w:pPr>
        <w:rPr>
          <w:rFonts w:hint="eastAsia"/>
        </w:rPr>
      </w:pPr>
      <w:r>
        <w:rPr>
          <w:rFonts w:ascii="Times New Roman" w:hAnsi="Times New Roman"/>
          <w:color w:val="000000"/>
          <w:sz w:val="22"/>
          <w:szCs w:val="22"/>
        </w:rPr>
        <w:tab/>
        <w:t>Pour qui aucune oraeille n’en ornait riaen.</w:t>
      </w:r>
    </w:p>
    <w:p w14:paraId="61218CB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qui concerne?</w:t>
      </w:r>
    </w:p>
    <w:p w14:paraId="5F20291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Aieshe une affaire du pais? ou une seule paiene</w:t>
      </w:r>
    </w:p>
    <w:p w14:paraId="6FD429D2" w14:textId="77777777" w:rsidR="00E324CC" w:rsidRDefault="00000000">
      <w:pPr>
        <w:rPr>
          <w:rFonts w:hint="eastAsia"/>
        </w:rPr>
      </w:pPr>
      <w:r>
        <w:rPr>
          <w:rFonts w:ascii="Times New Roman" w:hAnsi="Times New Roman"/>
          <w:color w:val="000000"/>
          <w:sz w:val="22"/>
          <w:szCs w:val="22"/>
        </w:rPr>
        <w:tab/>
        <w:t>Deize a un seul saien?</w:t>
      </w:r>
    </w:p>
    <w:p w14:paraId="395543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Aucun espirit kaie honnete</w:t>
      </w:r>
    </w:p>
    <w:p w14:paraId="17082987" w14:textId="46D08DB8" w:rsidR="00E324CC" w:rsidRDefault="00000000">
      <w:pPr>
        <w:rPr>
          <w:rFonts w:hint="eastAsia"/>
        </w:rPr>
      </w:pPr>
      <w:r>
        <w:rPr>
          <w:rFonts w:ascii="Times New Roman" w:hAnsi="Times New Roman"/>
          <w:color w:val="000000"/>
          <w:sz w:val="22"/>
          <w:szCs w:val="22"/>
        </w:rPr>
        <w:tab/>
        <w:t>Sinon qu’en sharre la paiene, biau qu’la principale part</w:t>
      </w:r>
      <w:r w:rsidR="00963A36">
        <w:rPr>
          <w:rFonts w:ascii="Times New Roman" w:hAnsi="Times New Roman"/>
          <w:color w:val="000000"/>
          <w:sz w:val="22"/>
          <w:szCs w:val="22"/>
        </w:rPr>
        <w:t>i</w:t>
      </w:r>
      <w:r>
        <w:rPr>
          <w:rFonts w:ascii="Times New Roman" w:hAnsi="Times New Roman"/>
          <w:color w:val="000000"/>
          <w:sz w:val="22"/>
          <w:szCs w:val="22"/>
        </w:rPr>
        <w:t>e</w:t>
      </w:r>
    </w:p>
    <w:p w14:paraId="2F2DE8BA" w14:textId="77777777" w:rsidR="00E324CC" w:rsidRDefault="00000000">
      <w:pPr>
        <w:rPr>
          <w:rFonts w:hint="eastAsia"/>
        </w:rPr>
      </w:pPr>
      <w:r>
        <w:rPr>
          <w:rFonts w:ascii="Times New Roman" w:hAnsi="Times New Roman"/>
          <w:color w:val="000000"/>
          <w:sz w:val="22"/>
          <w:szCs w:val="22"/>
        </w:rPr>
        <w:tab/>
        <w:t>Apperhiaen a vou.</w:t>
      </w:r>
    </w:p>
    <w:p w14:paraId="0F45E264" w14:textId="77777777" w:rsidR="00E324CC" w:rsidRDefault="00000000">
      <w:pPr>
        <w:rPr>
          <w:rFonts w:hint="eastAsia"/>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Si sh’aie a mé</w:t>
      </w:r>
    </w:p>
    <w:p w14:paraId="070AE05C" w14:textId="77777777" w:rsidR="00E324CC" w:rsidRDefault="00000000">
      <w:pPr>
        <w:rPr>
          <w:rFonts w:hint="eastAsia"/>
        </w:rPr>
      </w:pPr>
      <w:r>
        <w:rPr>
          <w:rFonts w:ascii="Times New Roman" w:hAnsi="Times New Roman"/>
          <w:color w:val="000000"/>
          <w:sz w:val="22"/>
          <w:szCs w:val="22"/>
        </w:rPr>
        <w:tab/>
        <w:t>N’la garde pouin d’mé; laque mé l’avè vite.</w:t>
      </w:r>
    </w:p>
    <w:p w14:paraId="474DEE95" w14:textId="0D125134"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Qu’vos z’oraeilles ne </w:t>
      </w:r>
      <w:r w:rsidR="005F1838">
        <w:rPr>
          <w:rFonts w:ascii="Times New Roman" w:hAnsi="Times New Roman"/>
          <w:color w:val="000000"/>
          <w:sz w:val="22"/>
          <w:szCs w:val="22"/>
        </w:rPr>
        <w:t>h</w:t>
      </w:r>
      <w:r>
        <w:rPr>
          <w:rFonts w:ascii="Times New Roman" w:hAnsi="Times New Roman"/>
          <w:color w:val="000000"/>
          <w:sz w:val="22"/>
          <w:szCs w:val="22"/>
        </w:rPr>
        <w:t>iei pouin ma langue pour tourjoue,</w:t>
      </w:r>
    </w:p>
    <w:p w14:paraId="13C696B5" w14:textId="77777777" w:rsidR="00E324CC" w:rsidRDefault="00000000">
      <w:pPr>
        <w:rPr>
          <w:rFonts w:hint="eastAsia"/>
        </w:rPr>
      </w:pPr>
      <w:r>
        <w:rPr>
          <w:rFonts w:ascii="Times New Roman" w:hAnsi="Times New Roman"/>
          <w:color w:val="000000"/>
          <w:sz w:val="22"/>
          <w:szCs w:val="22"/>
        </w:rPr>
        <w:tab/>
        <w:t>Qui leux f’ra savè la pu b’zante histouaire</w:t>
      </w:r>
    </w:p>
    <w:p w14:paraId="449069A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jamais ont acouare oui.</w:t>
      </w:r>
    </w:p>
    <w:p w14:paraId="73322B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Haen! jm’en doute.</w:t>
      </w:r>
    </w:p>
    <w:p w14:paraId="66CCBB8D" w14:textId="77777777" w:rsidR="00E324CC" w:rsidRDefault="00000000">
      <w:pPr>
        <w:rPr>
          <w:rFonts w:hint="eastAsia"/>
        </w:rPr>
      </w:pPr>
      <w:r>
        <w:rPr>
          <w:rFonts w:ascii="Times New Roman" w:hAnsi="Times New Roman"/>
          <w:color w:val="000000"/>
          <w:sz w:val="22"/>
          <w:szCs w:val="22"/>
        </w:rPr>
        <w:t xml:space="preserve">Ros: Vot chaté aie prins par forche; vot femme et efants </w:t>
      </w:r>
    </w:p>
    <w:p w14:paraId="57440BE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Bouashlais d’dans; de contai comme qui,</w:t>
      </w:r>
    </w:p>
    <w:p w14:paraId="688A7F0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fure bouashlais comme il y fure</w:t>
      </w:r>
    </w:p>
    <w:p w14:paraId="24381A05" w14:textId="49D9AF59" w:rsidR="00E324CC" w:rsidRDefault="00000000">
      <w:pPr>
        <w:rPr>
          <w:rFonts w:ascii="Times New Roman" w:hAnsi="Times New Roman"/>
          <w:color w:val="000000"/>
          <w:sz w:val="22"/>
          <w:szCs w:val="22"/>
        </w:rPr>
      </w:pPr>
      <w:r>
        <w:rPr>
          <w:rFonts w:ascii="Times New Roman" w:hAnsi="Times New Roman"/>
          <w:color w:val="000000"/>
          <w:sz w:val="22"/>
          <w:szCs w:val="22"/>
        </w:rPr>
        <w:tab/>
        <w:t>Sh’aie assai pour vou fair moua</w:t>
      </w:r>
      <w:r w:rsidR="00E2235E">
        <w:rPr>
          <w:rFonts w:ascii="Times New Roman" w:hAnsi="Times New Roman"/>
          <w:color w:val="000000"/>
          <w:sz w:val="22"/>
          <w:szCs w:val="22"/>
        </w:rPr>
        <w:t>ri</w:t>
      </w:r>
      <w:r>
        <w:rPr>
          <w:rFonts w:ascii="Times New Roman" w:hAnsi="Times New Roman"/>
          <w:color w:val="000000"/>
          <w:sz w:val="22"/>
          <w:szCs w:val="22"/>
        </w:rPr>
        <w:t>.</w:t>
      </w:r>
    </w:p>
    <w:p w14:paraId="174AE9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Oh bouan civile cieil!</w:t>
      </w:r>
    </w:p>
    <w:p w14:paraId="2FEF188C" w14:textId="101F4914" w:rsidR="00E324CC" w:rsidRDefault="00000000">
      <w:pPr>
        <w:rPr>
          <w:rFonts w:hint="eastAsia"/>
        </w:rPr>
      </w:pPr>
      <w:r>
        <w:rPr>
          <w:rFonts w:ascii="Times New Roman" w:hAnsi="Times New Roman"/>
          <w:color w:val="000000"/>
          <w:sz w:val="22"/>
          <w:szCs w:val="22"/>
        </w:rPr>
        <w:tab/>
        <w:t>Qui! homme; n’mettai pouin vot chapè su</w:t>
      </w:r>
      <w:r w:rsidR="00376B4F">
        <w:rPr>
          <w:rFonts w:ascii="Times New Roman" w:hAnsi="Times New Roman"/>
          <w:color w:val="000000"/>
          <w:sz w:val="22"/>
          <w:szCs w:val="22"/>
        </w:rPr>
        <w:t xml:space="preserve"> </w:t>
      </w:r>
      <w:r>
        <w:rPr>
          <w:rFonts w:ascii="Times New Roman" w:hAnsi="Times New Roman"/>
          <w:color w:val="000000"/>
          <w:sz w:val="22"/>
          <w:szCs w:val="22"/>
        </w:rPr>
        <w:t>vot front;</w:t>
      </w:r>
    </w:p>
    <w:p w14:paraId="028D87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Bayie daie mots a vot paiene; la siaenne qui n’pahle pouin</w:t>
      </w:r>
    </w:p>
    <w:p w14:paraId="0A9529A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Soupire au coeur surcherghi et l’fait rompre.</w:t>
      </w:r>
    </w:p>
    <w:p w14:paraId="176AA1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Mz’efants etou?</w:t>
      </w:r>
    </w:p>
    <w:p w14:paraId="70D44C1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t>Femme, efants, valets, tout</w:t>
      </w:r>
    </w:p>
    <w:p w14:paraId="1B7841B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Shu qua peux eaet trouvai.</w:t>
      </w:r>
    </w:p>
    <w:p w14:paraId="6F7D2D6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Et i fallait que j’fusse hors de dla!</w:t>
      </w:r>
    </w:p>
    <w:p w14:paraId="30434C7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 femme tuaie etou?</w:t>
      </w:r>
    </w:p>
    <w:p w14:paraId="20D943E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Ros: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J’ait dit.</w:t>
      </w:r>
    </w:p>
    <w:p w14:paraId="4A0DCFA0" w14:textId="77777777" w:rsidR="00E324CC" w:rsidRDefault="00000000">
      <w:pPr>
        <w:rPr>
          <w:rFonts w:hint="eastAsia"/>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Consoloue:</w:t>
      </w:r>
    </w:p>
    <w:p w14:paraId="0EE31282" w14:textId="6732AD2C" w:rsidR="00E324CC" w:rsidRDefault="00000000">
      <w:pPr>
        <w:rPr>
          <w:rFonts w:ascii="Times New Roman" w:hAnsi="Times New Roman"/>
          <w:color w:val="000000"/>
          <w:sz w:val="22"/>
          <w:szCs w:val="22"/>
        </w:rPr>
      </w:pPr>
      <w:r>
        <w:rPr>
          <w:rFonts w:ascii="Times New Roman" w:hAnsi="Times New Roman"/>
          <w:color w:val="000000"/>
          <w:sz w:val="22"/>
          <w:szCs w:val="22"/>
        </w:rPr>
        <w:tab/>
        <w:t>I faut nou faire laie metchine</w:t>
      </w:r>
      <w:r w:rsidR="00376B4F">
        <w:rPr>
          <w:rFonts w:ascii="Times New Roman" w:hAnsi="Times New Roman"/>
          <w:color w:val="000000"/>
          <w:sz w:val="22"/>
          <w:szCs w:val="22"/>
        </w:rPr>
        <w:t>s</w:t>
      </w:r>
      <w:r>
        <w:rPr>
          <w:rFonts w:ascii="Times New Roman" w:hAnsi="Times New Roman"/>
          <w:color w:val="000000"/>
          <w:sz w:val="22"/>
          <w:szCs w:val="22"/>
        </w:rPr>
        <w:t xml:space="preserve"> de not grand r’venge,</w:t>
      </w:r>
    </w:p>
    <w:p w14:paraId="3849AF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gueri shute paiene la mortelle.</w:t>
      </w:r>
    </w:p>
    <w:p w14:paraId="7DDE12F7" w14:textId="3F28CB90"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Mad: I na pouin d’efants. tous maie </w:t>
      </w:r>
      <w:r w:rsidR="00376B4F">
        <w:rPr>
          <w:rFonts w:ascii="Times New Roman" w:hAnsi="Times New Roman"/>
          <w:color w:val="000000"/>
          <w:sz w:val="22"/>
          <w:szCs w:val="22"/>
        </w:rPr>
        <w:t>b</w:t>
      </w:r>
      <w:r>
        <w:rPr>
          <w:rFonts w:ascii="Times New Roman" w:hAnsi="Times New Roman"/>
          <w:color w:val="000000"/>
          <w:sz w:val="22"/>
          <w:szCs w:val="22"/>
        </w:rPr>
        <w:t>iaues p’tits?</w:t>
      </w:r>
    </w:p>
    <w:p w14:paraId="4B8A95A6" w14:textId="77777777" w:rsidR="00E324CC" w:rsidRDefault="00000000">
      <w:pPr>
        <w:rPr>
          <w:rFonts w:hint="eastAsia"/>
        </w:rPr>
      </w:pPr>
      <w:r>
        <w:rPr>
          <w:rFonts w:ascii="Times New Roman" w:hAnsi="Times New Roman"/>
          <w:color w:val="000000"/>
          <w:sz w:val="22"/>
          <w:szCs w:val="22"/>
        </w:rPr>
        <w:tab/>
        <w:t>Avoue dit tous? O epervier d’enfer! tous?</w:t>
      </w:r>
    </w:p>
    <w:p w14:paraId="1E9BEE5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tous maie biaeu pouachins et leux mair</w:t>
      </w:r>
    </w:p>
    <w:p w14:paraId="5F12CB0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D’une seule laie volaie?</w:t>
      </w:r>
    </w:p>
    <w:p w14:paraId="6F02D1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Disputai le comme un homme.</w:t>
      </w:r>
    </w:p>
    <w:p w14:paraId="5A3C9F3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J’le f’rait;</w:t>
      </w:r>
    </w:p>
    <w:p w14:paraId="62B5795E" w14:textId="285F38D4" w:rsidR="00E324CC" w:rsidRDefault="00000000">
      <w:pPr>
        <w:rPr>
          <w:rFonts w:hint="eastAsia"/>
        </w:rPr>
      </w:pPr>
      <w:r>
        <w:rPr>
          <w:rFonts w:ascii="Times New Roman" w:hAnsi="Times New Roman"/>
          <w:color w:val="000000"/>
          <w:sz w:val="22"/>
          <w:szCs w:val="22"/>
        </w:rPr>
        <w:tab/>
        <w:t>Mais i faut etou que</w:t>
      </w:r>
      <w:r w:rsidR="00376B4F">
        <w:rPr>
          <w:rFonts w:ascii="Times New Roman" w:hAnsi="Times New Roman"/>
          <w:color w:val="000000"/>
          <w:sz w:val="22"/>
          <w:szCs w:val="22"/>
        </w:rPr>
        <w:t xml:space="preserve"> </w:t>
      </w:r>
      <w:r>
        <w:rPr>
          <w:rFonts w:ascii="Times New Roman" w:hAnsi="Times New Roman"/>
          <w:color w:val="000000"/>
          <w:sz w:val="22"/>
          <w:szCs w:val="22"/>
        </w:rPr>
        <w:t>j’le sente comme un homme:</w:t>
      </w:r>
    </w:p>
    <w:p w14:paraId="66FDEA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 peux pouin sinon pensai qu’ chunna etait,</w:t>
      </w:r>
    </w:p>
    <w:p w14:paraId="3612A667" w14:textId="77777777" w:rsidR="00E324CC" w:rsidRDefault="00000000">
      <w:pPr>
        <w:rPr>
          <w:rFonts w:hint="eastAsia"/>
        </w:rPr>
      </w:pPr>
      <w:r>
        <w:rPr>
          <w:rFonts w:ascii="Times New Roman" w:hAnsi="Times New Roman"/>
          <w:color w:val="000000"/>
          <w:sz w:val="22"/>
          <w:szCs w:val="22"/>
        </w:rPr>
        <w:tab/>
        <w:t>Qui m’etait si prèciaeux. le cieil r’gardait ti,</w:t>
      </w:r>
    </w:p>
    <w:p w14:paraId="04867EC2" w14:textId="77777777" w:rsidR="00E324CC" w:rsidRDefault="00000000">
      <w:pPr>
        <w:rPr>
          <w:rFonts w:hint="eastAsia"/>
        </w:rPr>
      </w:pPr>
      <w:r>
        <w:rPr>
          <w:rFonts w:ascii="Times New Roman" w:hAnsi="Times New Roman"/>
          <w:color w:val="000000"/>
          <w:sz w:val="22"/>
          <w:szCs w:val="22"/>
        </w:rPr>
        <w:tab/>
        <w:t>Sans vouyiè prendre leux part? Coupablle Macduff!</w:t>
      </w:r>
    </w:p>
    <w:p w14:paraId="36B99AF0" w14:textId="77777777" w:rsidR="00E324CC" w:rsidRDefault="00000000">
      <w:pPr>
        <w:rPr>
          <w:rFonts w:hint="eastAsia"/>
        </w:rPr>
      </w:pPr>
      <w:r>
        <w:rPr>
          <w:rFonts w:ascii="Times New Roman" w:hAnsi="Times New Roman"/>
          <w:color w:val="000000"/>
          <w:sz w:val="22"/>
          <w:szCs w:val="22"/>
        </w:rPr>
        <w:tab/>
        <w:t>Il ont etai tous frappai pour té. viyaen que s’sie,</w:t>
      </w:r>
    </w:p>
    <w:p w14:paraId="0979C77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Pouin pour leux fautes entou, mais pour laie miaennes,</w:t>
      </w:r>
    </w:p>
    <w:p w14:paraId="1FE54D96" w14:textId="77777777" w:rsidR="00E324CC" w:rsidRDefault="00000000">
      <w:pPr>
        <w:rPr>
          <w:rFonts w:hint="eastAsia"/>
        </w:rPr>
      </w:pPr>
      <w:r>
        <w:rPr>
          <w:rFonts w:ascii="Times New Roman" w:hAnsi="Times New Roman"/>
          <w:color w:val="000000"/>
          <w:sz w:val="22"/>
          <w:szCs w:val="22"/>
        </w:rPr>
        <w:tab/>
        <w:t xml:space="preserve">Il ont etai bouashlais. Que l’cieil laie r’poze oshteure! </w:t>
      </w:r>
    </w:p>
    <w:p w14:paraId="3ADE3FE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Qu’ shunshin seit l’eguchaeure d’vot sahbre: qu’la paiene</w:t>
      </w:r>
    </w:p>
    <w:p w14:paraId="7B46FE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tourne en rage; n’egachie pouin l’coeur, eragie le.</w:t>
      </w:r>
    </w:p>
    <w:p w14:paraId="6DA5FB2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O! si j’pouvais jouai la femme auve mez iers,</w:t>
      </w:r>
    </w:p>
    <w:p w14:paraId="13A2121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l’vanteux auve ma langue. Mais, civile cieil,</w:t>
      </w:r>
    </w:p>
    <w:p w14:paraId="4B9DCCD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Coppe hors tout empaiechimaen; d’vant a d’vant</w:t>
      </w:r>
    </w:p>
    <w:p w14:paraId="7FC8E417" w14:textId="77777777" w:rsidR="00E324CC" w:rsidRDefault="00000000">
      <w:pPr>
        <w:rPr>
          <w:rFonts w:hint="eastAsia"/>
        </w:rPr>
      </w:pPr>
      <w:r>
        <w:rPr>
          <w:rFonts w:ascii="Times New Roman" w:hAnsi="Times New Roman"/>
          <w:color w:val="000000"/>
          <w:sz w:val="22"/>
          <w:szCs w:val="22"/>
        </w:rPr>
        <w:tab/>
        <w:t>Amaene shu haienaeux la d’Ecosse et mé;</w:t>
      </w:r>
    </w:p>
    <w:p w14:paraId="58E35432" w14:textId="77777777" w:rsidR="00E324CC" w:rsidRDefault="00000000">
      <w:pPr>
        <w:rPr>
          <w:rFonts w:hint="eastAsia"/>
        </w:rPr>
      </w:pPr>
      <w:r>
        <w:rPr>
          <w:rFonts w:ascii="Times New Roman" w:hAnsi="Times New Roman"/>
          <w:color w:val="000000"/>
          <w:sz w:val="22"/>
          <w:szCs w:val="22"/>
        </w:rPr>
        <w:tab/>
        <w:t>A la longueur d’men sahbre met le et s’il ecappe,</w:t>
      </w:r>
    </w:p>
    <w:p w14:paraId="2421D6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l’cieil le pardonne etou!</w:t>
      </w:r>
    </w:p>
    <w:p w14:paraId="4121AE1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Shute note la sonne d’un homme.</w:t>
      </w:r>
    </w:p>
    <w:p w14:paraId="4421C33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Annon, i faut allai au rouai; nos forches sont pretes;</w:t>
      </w:r>
    </w:p>
    <w:p w14:paraId="5E49DFCD" w14:textId="1B16322D" w:rsidR="00E324CC" w:rsidRDefault="00000000">
      <w:pPr>
        <w:rPr>
          <w:rFonts w:ascii="Times New Roman" w:hAnsi="Times New Roman"/>
          <w:color w:val="000000"/>
          <w:sz w:val="22"/>
          <w:szCs w:val="22"/>
        </w:rPr>
      </w:pPr>
      <w:r>
        <w:rPr>
          <w:rFonts w:ascii="Times New Roman" w:hAnsi="Times New Roman"/>
          <w:color w:val="000000"/>
          <w:sz w:val="22"/>
          <w:szCs w:val="22"/>
        </w:rPr>
        <w:tab/>
        <w:t>Tout shu qui nou manque aie not cong</w:t>
      </w:r>
      <w:r w:rsidR="00376B4F">
        <w:rPr>
          <w:rFonts w:ascii="Times New Roman" w:hAnsi="Times New Roman"/>
          <w:color w:val="000000"/>
          <w:sz w:val="22"/>
          <w:szCs w:val="22"/>
        </w:rPr>
        <w:t>è</w:t>
      </w:r>
      <w:r>
        <w:rPr>
          <w:rFonts w:ascii="Times New Roman" w:hAnsi="Times New Roman"/>
          <w:color w:val="000000"/>
          <w:sz w:val="22"/>
          <w:szCs w:val="22"/>
        </w:rPr>
        <w:t xml:space="preserve">. Macbeth </w:t>
      </w:r>
    </w:p>
    <w:p w14:paraId="531BB3BB" w14:textId="491A822B" w:rsidR="00E324CC" w:rsidRDefault="00000000">
      <w:pPr>
        <w:rPr>
          <w:rFonts w:ascii="Times New Roman" w:hAnsi="Times New Roman"/>
          <w:color w:val="000000"/>
          <w:sz w:val="22"/>
          <w:szCs w:val="22"/>
        </w:rPr>
      </w:pPr>
      <w:r>
        <w:rPr>
          <w:rFonts w:ascii="Times New Roman" w:hAnsi="Times New Roman"/>
          <w:color w:val="000000"/>
          <w:sz w:val="22"/>
          <w:szCs w:val="22"/>
        </w:rPr>
        <w:tab/>
        <w:t>Aie ma</w:t>
      </w:r>
      <w:r w:rsidR="00376B4F">
        <w:rPr>
          <w:rFonts w:ascii="Times New Roman" w:hAnsi="Times New Roman"/>
          <w:color w:val="000000"/>
          <w:sz w:val="22"/>
          <w:szCs w:val="22"/>
        </w:rPr>
        <w:t>eu</w:t>
      </w:r>
      <w:r>
        <w:rPr>
          <w:rFonts w:ascii="Times New Roman" w:hAnsi="Times New Roman"/>
          <w:color w:val="000000"/>
          <w:sz w:val="22"/>
          <w:szCs w:val="22"/>
        </w:rPr>
        <w:t>re pour gyanai, et laie pouvoirs d’ahaut</w:t>
      </w:r>
    </w:p>
    <w:p w14:paraId="68CAFB3A" w14:textId="190092F3" w:rsidR="00E324CC" w:rsidRDefault="00000000">
      <w:pPr>
        <w:rPr>
          <w:rFonts w:hint="eastAsia"/>
        </w:rPr>
      </w:pPr>
      <w:r>
        <w:rPr>
          <w:rFonts w:ascii="Times New Roman" w:hAnsi="Times New Roman"/>
          <w:color w:val="000000"/>
          <w:sz w:val="22"/>
          <w:szCs w:val="22"/>
        </w:rPr>
        <w:tab/>
      </w:r>
      <w:commentRangeStart w:id="84"/>
      <w:r>
        <w:rPr>
          <w:rFonts w:ascii="Times New Roman" w:hAnsi="Times New Roman"/>
          <w:color w:val="000000"/>
          <w:sz w:val="22"/>
          <w:szCs w:val="22"/>
        </w:rPr>
        <w:t>Praiet</w:t>
      </w:r>
      <w:r w:rsidR="00313E7A">
        <w:rPr>
          <w:rFonts w:ascii="Times New Roman" w:hAnsi="Times New Roman"/>
          <w:color w:val="000000"/>
          <w:sz w:val="22"/>
          <w:szCs w:val="22"/>
        </w:rPr>
        <w:t>r</w:t>
      </w:r>
      <w:r>
        <w:rPr>
          <w:rFonts w:ascii="Times New Roman" w:hAnsi="Times New Roman"/>
          <w:color w:val="000000"/>
          <w:sz w:val="22"/>
          <w:szCs w:val="22"/>
        </w:rPr>
        <w:t>ons</w:t>
      </w:r>
      <w:commentRangeEnd w:id="84"/>
      <w:r w:rsidR="00313E7A">
        <w:rPr>
          <w:rStyle w:val="CommentReference"/>
          <w:rFonts w:cs="Mangal"/>
        </w:rPr>
        <w:commentReference w:id="84"/>
      </w:r>
      <w:r>
        <w:rPr>
          <w:rFonts w:ascii="Times New Roman" w:hAnsi="Times New Roman"/>
          <w:color w:val="000000"/>
          <w:sz w:val="22"/>
          <w:szCs w:val="22"/>
        </w:rPr>
        <w:t xml:space="preserve"> leux z’instrumaens. Arrivè donc qui pourra; </w:t>
      </w:r>
    </w:p>
    <w:p w14:paraId="4E14C84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gniet aie longue qui jamais n’trouve le jour.</w:t>
      </w:r>
    </w:p>
    <w:p w14:paraId="0E54D8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6801F4D2" w14:textId="77777777" w:rsidR="00E324CC" w:rsidRDefault="00E324CC">
      <w:pPr>
        <w:rPr>
          <w:rFonts w:ascii="Times New Roman" w:hAnsi="Times New Roman"/>
          <w:color w:val="000000"/>
          <w:sz w:val="22"/>
          <w:szCs w:val="22"/>
        </w:rPr>
      </w:pPr>
    </w:p>
    <w:p w14:paraId="2E1A0C15" w14:textId="77777777" w:rsidR="00E324CC" w:rsidRDefault="00E324CC">
      <w:pPr>
        <w:rPr>
          <w:rFonts w:ascii="Times New Roman" w:hAnsi="Times New Roman"/>
          <w:color w:val="000000"/>
          <w:sz w:val="22"/>
          <w:szCs w:val="22"/>
        </w:rPr>
      </w:pPr>
    </w:p>
    <w:p w14:paraId="384E5BC5"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Acte 5. Scene 1.</w:t>
      </w:r>
    </w:p>
    <w:p w14:paraId="31235BC0" w14:textId="77777777" w:rsidR="00E324CC" w:rsidRDefault="00E324CC">
      <w:pPr>
        <w:jc w:val="center"/>
        <w:rPr>
          <w:rFonts w:ascii="Times New Roman" w:hAnsi="Times New Roman"/>
          <w:color w:val="000000"/>
          <w:sz w:val="22"/>
          <w:szCs w:val="22"/>
        </w:rPr>
      </w:pPr>
    </w:p>
    <w:p w14:paraId="34839DA8" w14:textId="77777777" w:rsidR="00E324CC" w:rsidRDefault="00000000">
      <w:pPr>
        <w:jc w:val="center"/>
        <w:rPr>
          <w:rFonts w:hint="eastAsia"/>
        </w:rPr>
      </w:pPr>
      <w:r>
        <w:rPr>
          <w:rFonts w:ascii="Times New Roman" w:hAnsi="Times New Roman"/>
          <w:color w:val="000000"/>
          <w:sz w:val="22"/>
          <w:szCs w:val="22"/>
        </w:rPr>
        <w:t>Dunsinane. Un endrè dans l’chaté.</w:t>
      </w:r>
    </w:p>
    <w:p w14:paraId="384405C1" w14:textId="77777777" w:rsidR="00E324CC" w:rsidRDefault="00E324CC">
      <w:pPr>
        <w:jc w:val="center"/>
        <w:rPr>
          <w:rFonts w:ascii="Times New Roman" w:hAnsi="Times New Roman"/>
          <w:color w:val="000000"/>
          <w:sz w:val="22"/>
          <w:szCs w:val="22"/>
        </w:rPr>
      </w:pPr>
    </w:p>
    <w:p w14:paraId="249DA125" w14:textId="77777777" w:rsidR="00E324CC" w:rsidRDefault="00000000">
      <w:pPr>
        <w:jc w:val="center"/>
        <w:rPr>
          <w:rFonts w:hint="eastAsia"/>
        </w:rPr>
      </w:pPr>
      <w:r>
        <w:rPr>
          <w:rFonts w:ascii="Times New Roman" w:hAnsi="Times New Roman"/>
          <w:color w:val="000000"/>
          <w:sz w:val="22"/>
          <w:szCs w:val="22"/>
        </w:rPr>
        <w:t>Entre un docteur de metchine et une baisse a servi.</w:t>
      </w:r>
    </w:p>
    <w:p w14:paraId="4E3BCEB9" w14:textId="77777777" w:rsidR="00E324CC" w:rsidRDefault="00E324CC">
      <w:pPr>
        <w:jc w:val="center"/>
        <w:rPr>
          <w:rFonts w:ascii="Times New Roman" w:hAnsi="Times New Roman"/>
          <w:color w:val="000000"/>
          <w:sz w:val="22"/>
          <w:szCs w:val="22"/>
        </w:rPr>
      </w:pPr>
    </w:p>
    <w:p w14:paraId="67767794" w14:textId="4451E8D7" w:rsidR="00E324CC" w:rsidRDefault="00000000">
      <w:pPr>
        <w:rPr>
          <w:rFonts w:hint="eastAsia"/>
        </w:rPr>
      </w:pPr>
      <w:r>
        <w:rPr>
          <w:rFonts w:ascii="Times New Roman" w:hAnsi="Times New Roman"/>
          <w:color w:val="000000"/>
          <w:sz w:val="22"/>
          <w:szCs w:val="22"/>
        </w:rPr>
        <w:t>Doc: J’ait vi</w:t>
      </w:r>
      <w:r w:rsidR="00313E7A">
        <w:rPr>
          <w:rFonts w:ascii="Times New Roman" w:hAnsi="Times New Roman"/>
          <w:color w:val="000000"/>
          <w:sz w:val="22"/>
          <w:szCs w:val="22"/>
        </w:rPr>
        <w:t>y</w:t>
      </w:r>
      <w:r>
        <w:rPr>
          <w:rFonts w:ascii="Times New Roman" w:hAnsi="Times New Roman"/>
          <w:color w:val="000000"/>
          <w:sz w:val="22"/>
          <w:szCs w:val="22"/>
        </w:rPr>
        <w:t>i daeux gnieties auve vou, mais j’en peux pouin vè</w:t>
      </w:r>
      <w:r w:rsidR="00313E7A">
        <w:rPr>
          <w:rFonts w:ascii="Times New Roman" w:hAnsi="Times New Roman"/>
          <w:color w:val="000000"/>
          <w:sz w:val="22"/>
          <w:szCs w:val="22"/>
        </w:rPr>
        <w:t>e</w:t>
      </w:r>
      <w:r>
        <w:rPr>
          <w:rFonts w:ascii="Times New Roman" w:hAnsi="Times New Roman"/>
          <w:color w:val="000000"/>
          <w:sz w:val="22"/>
          <w:szCs w:val="22"/>
        </w:rPr>
        <w:t xml:space="preserve"> aucune veritai d’vot rapport. Quand taie </w:t>
      </w:r>
      <w:r>
        <w:rPr>
          <w:rFonts w:ascii="Times New Roman" w:hAnsi="Times New Roman"/>
          <w:color w:val="000000"/>
          <w:sz w:val="22"/>
          <w:szCs w:val="22"/>
        </w:rPr>
        <w:tab/>
        <w:t>kal a marchi l’draien caoup?</w:t>
      </w:r>
    </w:p>
    <w:p w14:paraId="46D669F1" w14:textId="624B2C74" w:rsidR="00E324CC" w:rsidRDefault="00000000">
      <w:pPr>
        <w:rPr>
          <w:rFonts w:hint="eastAsia"/>
        </w:rPr>
      </w:pPr>
      <w:r>
        <w:rPr>
          <w:rFonts w:ascii="Times New Roman" w:hAnsi="Times New Roman"/>
          <w:color w:val="000000"/>
          <w:sz w:val="22"/>
          <w:szCs w:val="22"/>
        </w:rPr>
        <w:t>Bais: Depie qu’sa majestai a etai parti a la guerre, jl’ait veuze se l’v</w:t>
      </w:r>
      <w:r w:rsidR="00313E7A">
        <w:rPr>
          <w:rFonts w:ascii="Times New Roman" w:hAnsi="Times New Roman"/>
          <w:color w:val="000000"/>
          <w:sz w:val="22"/>
          <w:szCs w:val="22"/>
        </w:rPr>
        <w:t>ai</w:t>
      </w:r>
      <w:r>
        <w:rPr>
          <w:rFonts w:ascii="Times New Roman" w:hAnsi="Times New Roman"/>
          <w:color w:val="000000"/>
          <w:sz w:val="22"/>
          <w:szCs w:val="22"/>
        </w:rPr>
        <w:t xml:space="preserve"> d’sen yié, echipai sa ganne de gniet su </w:t>
      </w:r>
      <w:r>
        <w:rPr>
          <w:rFonts w:ascii="Times New Roman" w:hAnsi="Times New Roman"/>
          <w:color w:val="000000"/>
          <w:sz w:val="22"/>
          <w:szCs w:val="22"/>
        </w:rPr>
        <w:tab/>
        <w:t>ielle, ouvri sen cabinet, prendre du papier, l’piyai, ecrire dessus, et pie l’cashtai, et pie allai derch</w:t>
      </w:r>
      <w:r w:rsidR="00313E7A">
        <w:rPr>
          <w:rFonts w:ascii="Times New Roman" w:hAnsi="Times New Roman"/>
          <w:color w:val="000000"/>
          <w:sz w:val="22"/>
          <w:szCs w:val="22"/>
        </w:rPr>
        <w:t>è</w:t>
      </w:r>
      <w:r>
        <w:rPr>
          <w:rFonts w:ascii="Times New Roman" w:hAnsi="Times New Roman"/>
          <w:color w:val="000000"/>
          <w:sz w:val="22"/>
          <w:szCs w:val="22"/>
        </w:rPr>
        <w:t xml:space="preserve"> </w:t>
      </w:r>
      <w:r>
        <w:rPr>
          <w:rFonts w:ascii="Times New Roman" w:hAnsi="Times New Roman"/>
          <w:color w:val="000000"/>
          <w:sz w:val="22"/>
          <w:szCs w:val="22"/>
        </w:rPr>
        <w:tab/>
        <w:t>s’couachié; et tout shu temps la biaen endormie. vere, et j’en sie seure</w:t>
      </w:r>
      <w:r>
        <w:rPr>
          <w:rStyle w:val="EndnoteAnchor"/>
          <w:rFonts w:ascii="Times New Roman" w:hAnsi="Times New Roman"/>
          <w:color w:val="000000"/>
          <w:sz w:val="22"/>
          <w:szCs w:val="22"/>
        </w:rPr>
        <w:endnoteReference w:id="21"/>
      </w:r>
      <w:r>
        <w:rPr>
          <w:rFonts w:ascii="Times New Roman" w:hAnsi="Times New Roman"/>
          <w:color w:val="000000"/>
          <w:sz w:val="22"/>
          <w:szCs w:val="22"/>
        </w:rPr>
        <w:t>.</w:t>
      </w:r>
    </w:p>
    <w:p w14:paraId="2AAB2216" w14:textId="72350C92" w:rsidR="00E324CC" w:rsidRDefault="00000000">
      <w:pPr>
        <w:rPr>
          <w:rFonts w:hint="eastAsia"/>
        </w:rPr>
      </w:pPr>
      <w:r>
        <w:rPr>
          <w:rFonts w:ascii="Times New Roman" w:hAnsi="Times New Roman"/>
          <w:color w:val="000000"/>
          <w:sz w:val="22"/>
          <w:szCs w:val="22"/>
        </w:rPr>
        <w:t>Doc: Vla qui mourte une nature ardi distorbaie de joui tout d’un temps du dou</w:t>
      </w:r>
      <w:r w:rsidR="00C3691C">
        <w:rPr>
          <w:rFonts w:ascii="Times New Roman" w:hAnsi="Times New Roman"/>
          <w:color w:val="000000"/>
          <w:sz w:val="22"/>
          <w:szCs w:val="22"/>
        </w:rPr>
        <w:t>x</w:t>
      </w:r>
      <w:r>
        <w:rPr>
          <w:rFonts w:ascii="Times New Roman" w:hAnsi="Times New Roman"/>
          <w:color w:val="000000"/>
          <w:sz w:val="22"/>
          <w:szCs w:val="22"/>
        </w:rPr>
        <w:t xml:space="preserve"> dormi et faire le travats d’viyiè! dans sh’aie quintes la de gniet, de cote marchiè et aut chose, qua pourrait faire qui par ecanche avoue ecanchi dla </w:t>
      </w:r>
      <w:r w:rsidR="00C3691C">
        <w:rPr>
          <w:rFonts w:ascii="Times New Roman" w:hAnsi="Times New Roman"/>
          <w:color w:val="000000"/>
          <w:sz w:val="22"/>
          <w:szCs w:val="22"/>
        </w:rPr>
        <w:t>oui</w:t>
      </w:r>
      <w:r>
        <w:rPr>
          <w:rFonts w:ascii="Times New Roman" w:hAnsi="Times New Roman"/>
          <w:color w:val="000000"/>
          <w:sz w:val="22"/>
          <w:szCs w:val="22"/>
        </w:rPr>
        <w:t xml:space="preserve"> dire?</w:t>
      </w:r>
    </w:p>
    <w:p w14:paraId="0247702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Bais: Mousieu, shu qu’ j’en dirait pouin souventre d’elle.</w:t>
      </w:r>
    </w:p>
    <w:p w14:paraId="09A71B15" w14:textId="77777777" w:rsidR="00E324CC" w:rsidRDefault="00000000">
      <w:pPr>
        <w:rPr>
          <w:rFonts w:hint="eastAsia"/>
        </w:rPr>
      </w:pPr>
      <w:r>
        <w:rPr>
          <w:rFonts w:ascii="Times New Roman" w:hAnsi="Times New Roman"/>
          <w:color w:val="000000"/>
          <w:sz w:val="22"/>
          <w:szCs w:val="22"/>
        </w:rPr>
        <w:t>Doc: Vou pouvai a mè, et il aie propre pour vou a l’faire.</w:t>
      </w:r>
    </w:p>
    <w:p w14:paraId="6AC6B8F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Bais: Ni a vou ni a aucun autre, n’ayant pouin d’taimouain pour prouvai men d’vi. </w:t>
      </w:r>
    </w:p>
    <w:p w14:paraId="64B2BF60" w14:textId="77777777" w:rsidR="00E324CC" w:rsidRDefault="00E324CC">
      <w:pPr>
        <w:jc w:val="center"/>
        <w:rPr>
          <w:rFonts w:ascii="Times New Roman" w:hAnsi="Times New Roman"/>
          <w:color w:val="000000"/>
          <w:sz w:val="22"/>
          <w:szCs w:val="22"/>
        </w:rPr>
      </w:pPr>
    </w:p>
    <w:p w14:paraId="3864A6E8"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Dame Macbeth auve une veux</w:t>
      </w:r>
    </w:p>
    <w:p w14:paraId="0863F4BE" w14:textId="77777777" w:rsidR="00E324CC" w:rsidRDefault="00E324CC">
      <w:pPr>
        <w:rPr>
          <w:rFonts w:ascii="Times New Roman" w:hAnsi="Times New Roman"/>
          <w:color w:val="000000"/>
          <w:sz w:val="22"/>
          <w:szCs w:val="22"/>
        </w:rPr>
      </w:pPr>
    </w:p>
    <w:p w14:paraId="7DB0C40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La vaiyoue! la vlo! vla justement comme al aie; et, su ma vie, biaen endormie. r’merquie la; </w:t>
      </w:r>
      <w:r>
        <w:rPr>
          <w:rFonts w:ascii="Times New Roman" w:hAnsi="Times New Roman"/>
          <w:color w:val="000000"/>
          <w:sz w:val="22"/>
          <w:szCs w:val="22"/>
        </w:rPr>
        <w:tab/>
        <w:t>apperchie.</w:t>
      </w:r>
    </w:p>
    <w:p w14:paraId="015E65A5" w14:textId="77777777" w:rsidR="00E324CC" w:rsidRDefault="00000000">
      <w:pPr>
        <w:rPr>
          <w:rFonts w:hint="eastAsia"/>
        </w:rPr>
      </w:pPr>
      <w:r>
        <w:rPr>
          <w:rFonts w:ascii="Times New Roman" w:hAnsi="Times New Roman"/>
          <w:color w:val="000000"/>
          <w:sz w:val="22"/>
          <w:szCs w:val="22"/>
        </w:rPr>
        <w:t xml:space="preserve">Doc: Commaie kal a yeux shute veux la? </w:t>
      </w:r>
    </w:p>
    <w:p w14:paraId="1D6E17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Bais: Qui, al tait apres d’elle: al a dla veux tourjoue apres d’elle al a c’mandai chunna.</w:t>
      </w:r>
    </w:p>
    <w:p w14:paraId="23894C72" w14:textId="77777777" w:rsidR="00E324CC" w:rsidRDefault="00000000">
      <w:pPr>
        <w:rPr>
          <w:rFonts w:hint="eastAsia"/>
        </w:rPr>
      </w:pPr>
      <w:r>
        <w:rPr>
          <w:rFonts w:ascii="Times New Roman" w:hAnsi="Times New Roman"/>
          <w:color w:val="000000"/>
          <w:sz w:val="22"/>
          <w:szCs w:val="22"/>
        </w:rPr>
        <w:t xml:space="preserve">Doc: Vou vaiyie, qu’sez iers sont ouverts. </w:t>
      </w:r>
    </w:p>
    <w:p w14:paraId="65466B72" w14:textId="78302051" w:rsidR="00E324CC" w:rsidRDefault="00000000">
      <w:pPr>
        <w:rPr>
          <w:rFonts w:ascii="Times New Roman" w:hAnsi="Times New Roman"/>
          <w:color w:val="000000"/>
          <w:sz w:val="22"/>
          <w:szCs w:val="22"/>
        </w:rPr>
      </w:pPr>
      <w:r>
        <w:rPr>
          <w:rFonts w:ascii="Times New Roman" w:hAnsi="Times New Roman"/>
          <w:color w:val="000000"/>
          <w:sz w:val="22"/>
          <w:szCs w:val="22"/>
        </w:rPr>
        <w:t>Bais: Vere, mais leux sens sont f</w:t>
      </w:r>
      <w:r w:rsidR="00C3691C">
        <w:rPr>
          <w:rFonts w:ascii="Times New Roman" w:hAnsi="Times New Roman"/>
          <w:color w:val="000000"/>
          <w:sz w:val="22"/>
          <w:szCs w:val="22"/>
        </w:rPr>
        <w:t>ru</w:t>
      </w:r>
      <w:r>
        <w:rPr>
          <w:rFonts w:ascii="Times New Roman" w:hAnsi="Times New Roman"/>
          <w:color w:val="000000"/>
          <w:sz w:val="22"/>
          <w:szCs w:val="22"/>
        </w:rPr>
        <w:t>mais.</w:t>
      </w:r>
    </w:p>
    <w:p w14:paraId="5994D5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 Kaie qua fait oshteure? vaiyoue, comme a frotte saie maiens.</w:t>
      </w:r>
    </w:p>
    <w:p w14:paraId="3DC34949" w14:textId="72049EB3"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Bais: Sh’aie une affaire d’amorson auve ielle, de faire la mine de lavai saie maiens d’meme. jl’ait veuze </w:t>
      </w:r>
      <w:r>
        <w:rPr>
          <w:rFonts w:ascii="Times New Roman" w:hAnsi="Times New Roman"/>
          <w:color w:val="000000"/>
          <w:sz w:val="22"/>
          <w:szCs w:val="22"/>
        </w:rPr>
        <w:tab/>
        <w:t>contin</w:t>
      </w:r>
      <w:r w:rsidR="00C3691C">
        <w:rPr>
          <w:rFonts w:ascii="Times New Roman" w:hAnsi="Times New Roman"/>
          <w:color w:val="000000"/>
          <w:sz w:val="22"/>
          <w:szCs w:val="22"/>
        </w:rPr>
        <w:t>u</w:t>
      </w:r>
      <w:r>
        <w:rPr>
          <w:rFonts w:ascii="Times New Roman" w:hAnsi="Times New Roman"/>
          <w:color w:val="000000"/>
          <w:sz w:val="22"/>
          <w:szCs w:val="22"/>
        </w:rPr>
        <w:t>ai comme chunna pour un car d’heure.</w:t>
      </w:r>
    </w:p>
    <w:p w14:paraId="07DF4D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 Mb: Acouare ichin une taque.</w:t>
      </w:r>
    </w:p>
    <w:p w14:paraId="1CBAD0AF" w14:textId="6D59847F" w:rsidR="00E324CC" w:rsidRDefault="00000000">
      <w:pPr>
        <w:rPr>
          <w:rFonts w:ascii="Times New Roman" w:hAnsi="Times New Roman"/>
          <w:color w:val="000000"/>
          <w:sz w:val="22"/>
          <w:szCs w:val="22"/>
        </w:rPr>
      </w:pPr>
      <w:r>
        <w:rPr>
          <w:rFonts w:ascii="Times New Roman" w:hAnsi="Times New Roman"/>
          <w:color w:val="000000"/>
          <w:sz w:val="22"/>
          <w:szCs w:val="22"/>
        </w:rPr>
        <w:t>Doc: Ecoutai! a pahle. j’mettrait bas shu qui viaen d’i</w:t>
      </w:r>
      <w:r w:rsidR="00C3691C">
        <w:rPr>
          <w:rFonts w:ascii="Times New Roman" w:hAnsi="Times New Roman"/>
          <w:color w:val="000000"/>
          <w:sz w:val="22"/>
          <w:szCs w:val="22"/>
        </w:rPr>
        <w:t>e</w:t>
      </w:r>
      <w:r>
        <w:rPr>
          <w:rFonts w:ascii="Times New Roman" w:hAnsi="Times New Roman"/>
          <w:color w:val="000000"/>
          <w:sz w:val="22"/>
          <w:szCs w:val="22"/>
        </w:rPr>
        <w:t>lle, pour satisfaire ma memouaire acouare pu.</w:t>
      </w:r>
    </w:p>
    <w:p w14:paraId="45E4824B" w14:textId="3649394E" w:rsidR="00E324CC" w:rsidRDefault="00000000">
      <w:pPr>
        <w:rPr>
          <w:rFonts w:hint="eastAsia"/>
        </w:rPr>
      </w:pPr>
      <w:r>
        <w:rPr>
          <w:rFonts w:ascii="Times New Roman" w:hAnsi="Times New Roman"/>
          <w:color w:val="000000"/>
          <w:sz w:val="22"/>
          <w:szCs w:val="22"/>
        </w:rPr>
        <w:t xml:space="preserve">D Mac: Sors, damnaie taque! sors, j’dis! Yun; daeux: qui, il aie donc temps de l’faire. l’enfer aie ner! Honte, </w:t>
      </w:r>
      <w:r>
        <w:rPr>
          <w:rFonts w:ascii="Times New Roman" w:hAnsi="Times New Roman"/>
          <w:color w:val="000000"/>
          <w:sz w:val="22"/>
          <w:szCs w:val="22"/>
        </w:rPr>
        <w:tab/>
        <w:t xml:space="preserve">men Seigneur, honte! un soudard, et effraias? Kaie qu’ j’avon d’faire de </w:t>
      </w:r>
      <w:r w:rsidR="00C3691C">
        <w:rPr>
          <w:rFonts w:ascii="Times New Roman" w:hAnsi="Times New Roman"/>
          <w:color w:val="000000"/>
          <w:sz w:val="22"/>
          <w:szCs w:val="22"/>
        </w:rPr>
        <w:t>c</w:t>
      </w:r>
      <w:r>
        <w:rPr>
          <w:rFonts w:ascii="Times New Roman" w:hAnsi="Times New Roman"/>
          <w:color w:val="000000"/>
          <w:sz w:val="22"/>
          <w:szCs w:val="22"/>
        </w:rPr>
        <w:t xml:space="preserve">raiendre kaie qui l’sera, </w:t>
      </w:r>
      <w:r>
        <w:rPr>
          <w:rFonts w:ascii="Times New Roman" w:hAnsi="Times New Roman"/>
          <w:color w:val="000000"/>
          <w:sz w:val="22"/>
          <w:szCs w:val="22"/>
        </w:rPr>
        <w:tab/>
        <w:t xml:space="preserve">quand aucuns n’peuve nou faire v’ni en accompte? Acouare kaie qu’erait creux que l’vie youme erait </w:t>
      </w:r>
      <w:r>
        <w:rPr>
          <w:rFonts w:ascii="Times New Roman" w:hAnsi="Times New Roman"/>
          <w:color w:val="000000"/>
          <w:sz w:val="22"/>
          <w:szCs w:val="22"/>
        </w:rPr>
        <w:tab/>
        <w:t>yeux tant d’sang dans li?</w:t>
      </w:r>
    </w:p>
    <w:p w14:paraId="6A676457" w14:textId="77777777" w:rsidR="00E324CC" w:rsidRDefault="00000000">
      <w:pPr>
        <w:rPr>
          <w:rFonts w:hint="eastAsia"/>
        </w:rPr>
      </w:pPr>
      <w:r>
        <w:rPr>
          <w:rFonts w:ascii="Times New Roman" w:hAnsi="Times New Roman"/>
          <w:color w:val="000000"/>
          <w:sz w:val="22"/>
          <w:szCs w:val="22"/>
        </w:rPr>
        <w:t>Doc: Avoue r’merqui chunna?</w:t>
      </w:r>
    </w:p>
    <w:p w14:paraId="1B8149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Mac: Le noblle de Fife avait une femme: ou’aie kal aie oshteure? Qui! aieshe que sh’aie maiens ichin </w:t>
      </w:r>
      <w:r>
        <w:rPr>
          <w:rFonts w:ascii="Times New Roman" w:hAnsi="Times New Roman"/>
          <w:color w:val="000000"/>
          <w:sz w:val="22"/>
          <w:szCs w:val="22"/>
        </w:rPr>
        <w:tab/>
        <w:t xml:space="preserve">n’srons jamais nettes? Pouin d’aut de chunna, men Seigneur, pouin d’aut de chunna: vou ruinai tout </w:t>
      </w:r>
      <w:r>
        <w:rPr>
          <w:rFonts w:ascii="Times New Roman" w:hAnsi="Times New Roman"/>
          <w:color w:val="000000"/>
          <w:sz w:val="22"/>
          <w:szCs w:val="22"/>
        </w:rPr>
        <w:tab/>
        <w:t>par tersauttai d’meme.</w:t>
      </w:r>
    </w:p>
    <w:p w14:paraId="49EAC30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Doc: Allai, allai; vou z’avai seux shu kou n’devraetes pouin. </w:t>
      </w:r>
    </w:p>
    <w:p w14:paraId="4E49852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Bais: Al a pahlai shu qua n’devrait pouin, je sie seure de chunna. L’cieil siei shu kal a seux.</w:t>
      </w:r>
    </w:p>
    <w:p w14:paraId="758591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 Mac: Ichin </w:t>
      </w:r>
      <w:r>
        <w:rPr>
          <w:rFonts w:ascii="Times New Roman" w:hAnsi="Times New Roman"/>
          <w:color w:val="000000"/>
          <w:sz w:val="22"/>
          <w:szCs w:val="22"/>
          <w:highlight w:val="white"/>
        </w:rPr>
        <w:t>l’sent</w:t>
      </w:r>
      <w:r>
        <w:rPr>
          <w:rFonts w:ascii="Times New Roman" w:hAnsi="Times New Roman"/>
          <w:color w:val="000000"/>
          <w:sz w:val="22"/>
          <w:szCs w:val="22"/>
        </w:rPr>
        <w:t xml:space="preserve"> du sang acouare;</w:t>
      </w:r>
    </w:p>
    <w:p w14:paraId="202B5954" w14:textId="4CDE7517" w:rsidR="00E324CC" w:rsidRDefault="00000000">
      <w:pPr>
        <w:rPr>
          <w:rFonts w:ascii="Times New Roman" w:hAnsi="Times New Roman"/>
          <w:color w:val="000000"/>
          <w:sz w:val="22"/>
          <w:szCs w:val="22"/>
        </w:rPr>
      </w:pPr>
      <w:r>
        <w:rPr>
          <w:rFonts w:ascii="Times New Roman" w:hAnsi="Times New Roman"/>
          <w:color w:val="000000"/>
          <w:sz w:val="22"/>
          <w:szCs w:val="22"/>
        </w:rPr>
        <w:tab/>
        <w:t>tout l’parfum dl’Ara</w:t>
      </w:r>
      <w:r w:rsidR="0017251A">
        <w:rPr>
          <w:rFonts w:ascii="Times New Roman" w:hAnsi="Times New Roman"/>
          <w:color w:val="000000"/>
          <w:sz w:val="22"/>
          <w:szCs w:val="22"/>
        </w:rPr>
        <w:t>b</w:t>
      </w:r>
      <w:r>
        <w:rPr>
          <w:rFonts w:ascii="Times New Roman" w:hAnsi="Times New Roman"/>
          <w:color w:val="000000"/>
          <w:sz w:val="22"/>
          <w:szCs w:val="22"/>
        </w:rPr>
        <w:t>ie n’adou</w:t>
      </w:r>
      <w:r w:rsidR="0017251A">
        <w:rPr>
          <w:rFonts w:ascii="Times New Roman" w:hAnsi="Times New Roman"/>
          <w:color w:val="000000"/>
          <w:sz w:val="22"/>
          <w:szCs w:val="22"/>
        </w:rPr>
        <w:t>c</w:t>
      </w:r>
      <w:r>
        <w:rPr>
          <w:rFonts w:ascii="Times New Roman" w:hAnsi="Times New Roman"/>
          <w:color w:val="000000"/>
          <w:sz w:val="22"/>
          <w:szCs w:val="22"/>
        </w:rPr>
        <w:t xml:space="preserve">ira pouin shute petite maien ichin. Oh! Oh! Oh! </w:t>
      </w:r>
    </w:p>
    <w:p w14:paraId="3A0EBB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Doc: Kiei jaient qu’ya la! l’coeur aie fortemaen cherghi! </w:t>
      </w:r>
    </w:p>
    <w:p w14:paraId="622F1751" w14:textId="77777777" w:rsidR="00E324CC" w:rsidRDefault="00000000">
      <w:pPr>
        <w:rPr>
          <w:rFonts w:hint="eastAsia"/>
        </w:rPr>
      </w:pPr>
      <w:r>
        <w:rPr>
          <w:rFonts w:ascii="Times New Roman" w:hAnsi="Times New Roman"/>
          <w:color w:val="000000"/>
          <w:sz w:val="22"/>
          <w:szCs w:val="22"/>
        </w:rPr>
        <w:t>Bais: J’en voudrais pouin avè un tiei coeur dans men saien pour la dignitai d’tout l’corps.</w:t>
      </w:r>
    </w:p>
    <w:p w14:paraId="439E6F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 Eh biaen, eh biaen, eh biaen.</w:t>
      </w:r>
    </w:p>
    <w:p w14:paraId="301C92CD" w14:textId="77777777" w:rsidR="00E324CC" w:rsidRDefault="00000000">
      <w:pPr>
        <w:rPr>
          <w:rFonts w:hint="eastAsia"/>
        </w:rPr>
      </w:pPr>
      <w:r>
        <w:rPr>
          <w:rFonts w:ascii="Times New Roman" w:hAnsi="Times New Roman"/>
          <w:color w:val="000000"/>
          <w:sz w:val="22"/>
          <w:szCs w:val="22"/>
        </w:rPr>
        <w:t>Bais: Peryai Gu que s’seit d’meme.</w:t>
      </w:r>
    </w:p>
    <w:p w14:paraId="5338A0CE" w14:textId="30DA2D2C" w:rsidR="00E324CC" w:rsidRDefault="00000000">
      <w:pPr>
        <w:rPr>
          <w:rFonts w:ascii="Times New Roman" w:hAnsi="Times New Roman"/>
          <w:color w:val="000000"/>
          <w:sz w:val="22"/>
          <w:szCs w:val="22"/>
        </w:rPr>
      </w:pPr>
      <w:r>
        <w:rPr>
          <w:rFonts w:ascii="Times New Roman" w:hAnsi="Times New Roman"/>
          <w:color w:val="000000"/>
          <w:sz w:val="22"/>
          <w:szCs w:val="22"/>
        </w:rPr>
        <w:t xml:space="preserve">Doc: Shute maladie ichin surpasse ma couniesance: acouare j’en ait couneux qu’ont marchi en dormant </w:t>
      </w:r>
      <w:r>
        <w:rPr>
          <w:rFonts w:ascii="Times New Roman" w:hAnsi="Times New Roman"/>
          <w:color w:val="000000"/>
          <w:sz w:val="22"/>
          <w:szCs w:val="22"/>
        </w:rPr>
        <w:tab/>
        <w:t>qu’ont mouaru piaeu</w:t>
      </w:r>
      <w:r w:rsidR="0017251A">
        <w:rPr>
          <w:rFonts w:ascii="Times New Roman" w:hAnsi="Times New Roman"/>
          <w:color w:val="000000"/>
          <w:sz w:val="22"/>
          <w:szCs w:val="22"/>
        </w:rPr>
        <w:t xml:space="preserve">x </w:t>
      </w:r>
      <w:r>
        <w:rPr>
          <w:rFonts w:ascii="Times New Roman" w:hAnsi="Times New Roman"/>
          <w:color w:val="000000"/>
          <w:sz w:val="22"/>
          <w:szCs w:val="22"/>
        </w:rPr>
        <w:t>dans leux lies.</w:t>
      </w:r>
    </w:p>
    <w:p w14:paraId="3E7DF2FA" w14:textId="77777777" w:rsidR="00E324CC" w:rsidRDefault="00000000">
      <w:pPr>
        <w:rPr>
          <w:rFonts w:hint="eastAsia"/>
        </w:rPr>
      </w:pPr>
      <w:r>
        <w:rPr>
          <w:rFonts w:ascii="Times New Roman" w:hAnsi="Times New Roman"/>
          <w:color w:val="000000"/>
          <w:sz w:val="22"/>
          <w:szCs w:val="22"/>
        </w:rPr>
        <w:t xml:space="preserve">D Mac: Lavai vos maiens, mettai vot ganne gniet; n’paraissie pouin si pale. j’vou dirait acouare derchè, </w:t>
      </w:r>
      <w:r>
        <w:rPr>
          <w:rFonts w:ascii="Times New Roman" w:hAnsi="Times New Roman"/>
          <w:color w:val="000000"/>
          <w:sz w:val="22"/>
          <w:szCs w:val="22"/>
        </w:rPr>
        <w:tab/>
        <w:t xml:space="preserve">Banquo aie enterrai; i n’peut pouin sorti d’sa fosse. </w:t>
      </w:r>
    </w:p>
    <w:p w14:paraId="00DF29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 Meme chunna?</w:t>
      </w:r>
    </w:p>
    <w:p w14:paraId="0C399555" w14:textId="77777777" w:rsidR="00E324CC" w:rsidRDefault="00000000">
      <w:pPr>
        <w:rPr>
          <w:rFonts w:hint="eastAsia"/>
        </w:rPr>
      </w:pPr>
      <w:r>
        <w:rPr>
          <w:rFonts w:ascii="Times New Roman" w:hAnsi="Times New Roman"/>
          <w:color w:val="000000"/>
          <w:sz w:val="22"/>
          <w:szCs w:val="22"/>
        </w:rPr>
        <w:t>D Mac: Au yiè, au yiè; vla ou nou tappe a l’u. annon, annon, annon, annon, bayiè mè vot maien.</w:t>
      </w:r>
    </w:p>
    <w:p w14:paraId="18229627" w14:textId="77777777" w:rsidR="00E324CC" w:rsidRDefault="00000000">
      <w:pPr>
        <w:rPr>
          <w:rFonts w:hint="eastAsia"/>
        </w:rPr>
      </w:pPr>
      <w:r>
        <w:rPr>
          <w:rFonts w:ascii="Times New Roman" w:hAnsi="Times New Roman"/>
          <w:color w:val="000000"/>
          <w:sz w:val="22"/>
          <w:szCs w:val="22"/>
        </w:rPr>
        <w:tab/>
        <w:t>shu kaie fait n’peut pouin eaet defait. au yiè, au yiè, au yiè.</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 sort]</w:t>
      </w:r>
    </w:p>
    <w:p w14:paraId="01E724F6" w14:textId="77777777" w:rsidR="00E324CC" w:rsidRDefault="00000000">
      <w:pPr>
        <w:rPr>
          <w:rFonts w:hint="eastAsia"/>
        </w:rPr>
      </w:pPr>
      <w:r>
        <w:rPr>
          <w:rFonts w:ascii="Times New Roman" w:hAnsi="Times New Roman"/>
          <w:color w:val="000000"/>
          <w:sz w:val="22"/>
          <w:szCs w:val="22"/>
        </w:rPr>
        <w:t xml:space="preserve">Doc: S’en ira t’alle oshteure au yiè? </w:t>
      </w:r>
    </w:p>
    <w:p w14:paraId="1B81917A" w14:textId="77777777" w:rsidR="00E324CC" w:rsidRDefault="00000000">
      <w:pPr>
        <w:rPr>
          <w:rFonts w:hint="eastAsia"/>
        </w:rPr>
      </w:pPr>
      <w:r>
        <w:rPr>
          <w:rFonts w:ascii="Times New Roman" w:hAnsi="Times New Roman"/>
          <w:color w:val="000000"/>
          <w:sz w:val="22"/>
          <w:szCs w:val="22"/>
        </w:rPr>
        <w:t>Bais: Al heure.</w:t>
      </w:r>
    </w:p>
    <w:p w14:paraId="54B6B59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 Ya un drole de d’vi par camps. dz’actions denaturaies</w:t>
      </w:r>
    </w:p>
    <w:p w14:paraId="00609CB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Produize daie genes denaturaies; dz’espirits infectais</w:t>
      </w:r>
    </w:p>
    <w:p w14:paraId="1569AFAB"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A leux z’oriyieres qui n’os pouin controns leux secrets;</w:t>
      </w:r>
    </w:p>
    <w:p w14:paraId="1284DEA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Al a pu d’bezouain du ministre que du docteur.</w:t>
      </w:r>
    </w:p>
    <w:p w14:paraId="0E5EA955" w14:textId="66742892" w:rsidR="00E324CC" w:rsidRDefault="00000000">
      <w:pPr>
        <w:rPr>
          <w:rFonts w:ascii="Times New Roman" w:hAnsi="Times New Roman"/>
          <w:color w:val="000000"/>
          <w:sz w:val="22"/>
          <w:szCs w:val="22"/>
        </w:rPr>
      </w:pPr>
      <w:r>
        <w:rPr>
          <w:rFonts w:ascii="Times New Roman" w:hAnsi="Times New Roman"/>
          <w:color w:val="000000"/>
          <w:sz w:val="22"/>
          <w:szCs w:val="22"/>
        </w:rPr>
        <w:tab/>
        <w:t>Gu, Gu Pardonne no</w:t>
      </w:r>
      <w:r w:rsidR="00A75E5A">
        <w:rPr>
          <w:rFonts w:ascii="Times New Roman" w:hAnsi="Times New Roman"/>
          <w:color w:val="000000"/>
          <w:sz w:val="22"/>
          <w:szCs w:val="22"/>
        </w:rPr>
        <w:t>n</w:t>
      </w:r>
      <w:r>
        <w:rPr>
          <w:rFonts w:ascii="Times New Roman" w:hAnsi="Times New Roman"/>
          <w:color w:val="000000"/>
          <w:sz w:val="22"/>
          <w:szCs w:val="22"/>
        </w:rPr>
        <w:t xml:space="preserve"> tout! R’gardai su ielle;</w:t>
      </w:r>
    </w:p>
    <w:p w14:paraId="6092E6CB" w14:textId="0EAD8789" w:rsidR="00E324CC" w:rsidRDefault="00000000">
      <w:pPr>
        <w:rPr>
          <w:rFonts w:hint="eastAsia"/>
        </w:rPr>
      </w:pPr>
      <w:r>
        <w:rPr>
          <w:rFonts w:ascii="Times New Roman" w:hAnsi="Times New Roman"/>
          <w:color w:val="000000"/>
          <w:sz w:val="22"/>
          <w:szCs w:val="22"/>
        </w:rPr>
        <w:tab/>
        <w:t>Hahlai la de tout shu qui pourrait eaet a sa vè,</w:t>
      </w:r>
    </w:p>
    <w:p w14:paraId="7EACDFA0" w14:textId="77777777" w:rsidR="00E324CC" w:rsidRDefault="00000000">
      <w:pPr>
        <w:rPr>
          <w:rFonts w:hint="eastAsia"/>
        </w:rPr>
      </w:pPr>
      <w:r>
        <w:rPr>
          <w:rFonts w:ascii="Times New Roman" w:hAnsi="Times New Roman"/>
          <w:color w:val="000000"/>
          <w:sz w:val="22"/>
          <w:szCs w:val="22"/>
        </w:rPr>
        <w:tab/>
        <w:t>Et gardai acouare vos z’iers su ielle. Et bouanne gniet:</w:t>
      </w:r>
    </w:p>
    <w:p w14:paraId="490C066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Al a shaqui mn’espirit, et etonnai ma veux.</w:t>
      </w:r>
    </w:p>
    <w:p w14:paraId="6D5E218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Jl’pense, mais jn’oze pouin pahlai. </w:t>
      </w:r>
    </w:p>
    <w:p w14:paraId="4F39849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Bais: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Bouanne gniet, bouan docteur.</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p>
    <w:p w14:paraId="6CA0B6E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6C9677AA" w14:textId="77777777" w:rsidR="00E324CC" w:rsidRDefault="00E324CC">
      <w:pPr>
        <w:rPr>
          <w:rFonts w:ascii="Times New Roman" w:hAnsi="Times New Roman"/>
          <w:color w:val="000000"/>
          <w:sz w:val="22"/>
          <w:szCs w:val="22"/>
        </w:rPr>
      </w:pPr>
    </w:p>
    <w:p w14:paraId="63799F61" w14:textId="77777777" w:rsidR="00E324CC" w:rsidRDefault="00E324CC">
      <w:pPr>
        <w:rPr>
          <w:rFonts w:ascii="Times New Roman" w:hAnsi="Times New Roman"/>
          <w:color w:val="000000"/>
          <w:sz w:val="22"/>
          <w:szCs w:val="22"/>
        </w:rPr>
      </w:pPr>
    </w:p>
    <w:p w14:paraId="4BE4385C" w14:textId="15BD6E73"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2.</w:t>
      </w:r>
      <w:r>
        <w:rPr>
          <w:rFonts w:ascii="Times New Roman" w:hAnsi="Times New Roman"/>
          <w:color w:val="000000"/>
          <w:sz w:val="22"/>
          <w:szCs w:val="22"/>
        </w:rPr>
        <w:tab/>
        <w:t>L</w:t>
      </w:r>
      <w:commentRangeStart w:id="85"/>
      <w:r>
        <w:rPr>
          <w:rFonts w:ascii="Times New Roman" w:hAnsi="Times New Roman"/>
          <w:color w:val="000000"/>
          <w:sz w:val="22"/>
          <w:szCs w:val="22"/>
        </w:rPr>
        <w:t>’pai</w:t>
      </w:r>
      <w:r w:rsidR="00A75E5A">
        <w:rPr>
          <w:rFonts w:ascii="Times New Roman" w:hAnsi="Times New Roman"/>
          <w:color w:val="000000"/>
          <w:sz w:val="22"/>
          <w:szCs w:val="22"/>
        </w:rPr>
        <w:t xml:space="preserve"> </w:t>
      </w:r>
      <w:r>
        <w:rPr>
          <w:rFonts w:ascii="Times New Roman" w:hAnsi="Times New Roman"/>
          <w:color w:val="000000"/>
          <w:sz w:val="22"/>
          <w:szCs w:val="22"/>
        </w:rPr>
        <w:t>ai</w:t>
      </w:r>
      <w:commentRangeEnd w:id="85"/>
      <w:r w:rsidR="00A75E5A">
        <w:rPr>
          <w:rStyle w:val="CommentReference"/>
          <w:rFonts w:cs="Mangal"/>
        </w:rPr>
        <w:commentReference w:id="85"/>
      </w:r>
      <w:r>
        <w:rPr>
          <w:rFonts w:ascii="Times New Roman" w:hAnsi="Times New Roman"/>
          <w:color w:val="000000"/>
          <w:sz w:val="22"/>
          <w:szCs w:val="22"/>
        </w:rPr>
        <w:t>s après Dunsinane.</w:t>
      </w:r>
    </w:p>
    <w:p w14:paraId="0D52FF63" w14:textId="77777777" w:rsidR="00E324CC" w:rsidRDefault="00E324CC">
      <w:pPr>
        <w:jc w:val="center"/>
        <w:rPr>
          <w:rFonts w:ascii="Times New Roman" w:hAnsi="Times New Roman"/>
          <w:color w:val="000000"/>
          <w:sz w:val="22"/>
          <w:szCs w:val="22"/>
        </w:rPr>
      </w:pPr>
    </w:p>
    <w:p w14:paraId="441C23E6"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auve tabouarin et couleurs, Menteith, Caithness, Angus, Lenox, et soudards.</w:t>
      </w:r>
    </w:p>
    <w:p w14:paraId="069A0B78" w14:textId="77777777" w:rsidR="00E324CC" w:rsidRDefault="00E324CC">
      <w:pPr>
        <w:rPr>
          <w:rFonts w:ascii="Times New Roman" w:hAnsi="Times New Roman"/>
          <w:color w:val="000000"/>
          <w:sz w:val="22"/>
          <w:szCs w:val="22"/>
        </w:rPr>
      </w:pPr>
    </w:p>
    <w:p w14:paraId="5EB6B70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Men: L’pouvoir Angyais aie d’pret, m’nai par Malcolm,</w:t>
      </w:r>
    </w:p>
    <w:p w14:paraId="2299AA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Sn’onclle Siward, et l’bouan Macduff.</w:t>
      </w:r>
    </w:p>
    <w:p w14:paraId="7C3625E2" w14:textId="32354F2A" w:rsidR="00E324CC" w:rsidRDefault="00000000">
      <w:pPr>
        <w:rPr>
          <w:rFonts w:ascii="Times New Roman" w:hAnsi="Times New Roman"/>
          <w:color w:val="000000"/>
          <w:sz w:val="22"/>
          <w:szCs w:val="22"/>
        </w:rPr>
      </w:pPr>
      <w:r>
        <w:rPr>
          <w:rFonts w:ascii="Times New Roman" w:hAnsi="Times New Roman"/>
          <w:color w:val="000000"/>
          <w:sz w:val="22"/>
          <w:szCs w:val="22"/>
        </w:rPr>
        <w:tab/>
        <w:t>La r’venge bru</w:t>
      </w:r>
      <w:r w:rsidR="00A75E5A">
        <w:rPr>
          <w:rFonts w:ascii="Times New Roman" w:hAnsi="Times New Roman"/>
          <w:color w:val="000000"/>
          <w:sz w:val="22"/>
          <w:szCs w:val="22"/>
        </w:rPr>
        <w:t>l</w:t>
      </w:r>
      <w:r>
        <w:rPr>
          <w:rFonts w:ascii="Times New Roman" w:hAnsi="Times New Roman"/>
          <w:color w:val="000000"/>
          <w:sz w:val="22"/>
          <w:szCs w:val="22"/>
        </w:rPr>
        <w:t>e dans yaeux; pour leux cheres causes</w:t>
      </w:r>
    </w:p>
    <w:p w14:paraId="44584A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aie siaens blessai et a la laie alarme</w:t>
      </w:r>
    </w:p>
    <w:p w14:paraId="0A269DA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 aucune aut chose a f’rait d’seur piti.</w:t>
      </w:r>
    </w:p>
    <w:p w14:paraId="067BB072" w14:textId="422AC12B" w:rsidR="00E324CC" w:rsidRDefault="00000000">
      <w:pPr>
        <w:rPr>
          <w:rFonts w:ascii="Times New Roman" w:hAnsi="Times New Roman"/>
          <w:color w:val="000000"/>
          <w:sz w:val="22"/>
          <w:szCs w:val="22"/>
        </w:rPr>
      </w:pPr>
      <w:r>
        <w:rPr>
          <w:rFonts w:ascii="Times New Roman" w:hAnsi="Times New Roman"/>
          <w:color w:val="000000"/>
          <w:sz w:val="22"/>
          <w:szCs w:val="22"/>
        </w:rPr>
        <w:t xml:space="preserve">Ang: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Après l’bouais d’</w:t>
      </w:r>
      <w:r w:rsidR="00A75E5A">
        <w:rPr>
          <w:rFonts w:ascii="Times New Roman" w:hAnsi="Times New Roman"/>
          <w:color w:val="000000"/>
          <w:sz w:val="22"/>
          <w:szCs w:val="22"/>
        </w:rPr>
        <w:t>B</w:t>
      </w:r>
      <w:r>
        <w:rPr>
          <w:rFonts w:ascii="Times New Roman" w:hAnsi="Times New Roman"/>
          <w:color w:val="000000"/>
          <w:sz w:val="22"/>
          <w:szCs w:val="22"/>
        </w:rPr>
        <w:t>irnam</w:t>
      </w:r>
    </w:p>
    <w:p w14:paraId="522CBA8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trouvron je i s’en viaenne d’shu cotai la.</w:t>
      </w:r>
    </w:p>
    <w:p w14:paraId="18FD11A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Cath: Kaie qui siei si Donalbain naie pouin auve sen frere?</w:t>
      </w:r>
    </w:p>
    <w:p w14:paraId="3F9B257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Len: De seur, mousieu, i n’yaie pouin: j’ait une liste</w:t>
      </w:r>
    </w:p>
    <w:p w14:paraId="3DF9DC8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De toute la nobilitai: ya l’fi Siward la,</w:t>
      </w:r>
    </w:p>
    <w:p w14:paraId="358D7EF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une route de rudres jans z’hommes qui meme oshteure</w:t>
      </w:r>
    </w:p>
    <w:p w14:paraId="104C500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Veule passai pour de famaeux z’hommes. </w:t>
      </w:r>
    </w:p>
    <w:p w14:paraId="5AA6D9E8" w14:textId="7D417053"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que l’tyr</w:t>
      </w:r>
      <w:r w:rsidR="001553D1">
        <w:rPr>
          <w:rFonts w:ascii="Times New Roman" w:hAnsi="Times New Roman"/>
          <w:color w:val="000000"/>
          <w:sz w:val="22"/>
          <w:szCs w:val="22"/>
        </w:rPr>
        <w:t>a</w:t>
      </w:r>
      <w:r>
        <w:rPr>
          <w:rFonts w:ascii="Times New Roman" w:hAnsi="Times New Roman"/>
          <w:color w:val="000000"/>
          <w:sz w:val="22"/>
          <w:szCs w:val="22"/>
        </w:rPr>
        <w:t>n fait?</w:t>
      </w:r>
    </w:p>
    <w:p w14:paraId="4E02906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Cath: I fotifie ardi l’grand Dunsinane.</w:t>
      </w:r>
    </w:p>
    <w:p w14:paraId="536B2B5E" w14:textId="527F1AF6" w:rsidR="00E324CC" w:rsidRDefault="00000000">
      <w:pPr>
        <w:rPr>
          <w:rFonts w:ascii="Times New Roman" w:hAnsi="Times New Roman"/>
          <w:color w:val="000000"/>
          <w:sz w:val="22"/>
          <w:szCs w:val="22"/>
        </w:rPr>
      </w:pPr>
      <w:r>
        <w:rPr>
          <w:rFonts w:ascii="Times New Roman" w:hAnsi="Times New Roman"/>
          <w:color w:val="000000"/>
          <w:sz w:val="22"/>
          <w:szCs w:val="22"/>
        </w:rPr>
        <w:tab/>
        <w:t>Lz’unes dize qu’il aie troubyai; lz’autres qui l’</w:t>
      </w:r>
      <w:r w:rsidR="001553D1">
        <w:rPr>
          <w:rFonts w:ascii="Times New Roman" w:hAnsi="Times New Roman"/>
          <w:color w:val="000000"/>
          <w:sz w:val="22"/>
          <w:szCs w:val="22"/>
        </w:rPr>
        <w:t>h</w:t>
      </w:r>
      <w:commentRangeStart w:id="86"/>
      <w:r>
        <w:rPr>
          <w:rFonts w:ascii="Times New Roman" w:hAnsi="Times New Roman"/>
          <w:color w:val="000000"/>
          <w:sz w:val="22"/>
          <w:szCs w:val="22"/>
        </w:rPr>
        <w:t xml:space="preserve">iei </w:t>
      </w:r>
      <w:commentRangeEnd w:id="86"/>
      <w:r w:rsidR="001553D1">
        <w:rPr>
          <w:rStyle w:val="CommentReference"/>
          <w:rFonts w:cs="Mangal"/>
        </w:rPr>
        <w:commentReference w:id="86"/>
      </w:r>
      <w:r>
        <w:rPr>
          <w:rFonts w:ascii="Times New Roman" w:hAnsi="Times New Roman"/>
          <w:color w:val="000000"/>
          <w:sz w:val="22"/>
          <w:szCs w:val="22"/>
        </w:rPr>
        <w:t>mouains</w:t>
      </w:r>
    </w:p>
    <w:p w14:paraId="516B8E7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Dize que sh’aie fouais d’couarage; mais, pour de seur,</w:t>
      </w:r>
    </w:p>
    <w:p w14:paraId="264532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I n’peut pouin </w:t>
      </w:r>
      <w:r>
        <w:rPr>
          <w:rFonts w:ascii="Times New Roman" w:hAnsi="Times New Roman"/>
          <w:color w:val="000000"/>
          <w:sz w:val="22"/>
          <w:szCs w:val="22"/>
          <w:highlight w:val="white"/>
        </w:rPr>
        <w:t>byouktai</w:t>
      </w:r>
      <w:r>
        <w:rPr>
          <w:rFonts w:ascii="Times New Roman" w:hAnsi="Times New Roman"/>
          <w:color w:val="000000"/>
          <w:sz w:val="22"/>
          <w:szCs w:val="22"/>
        </w:rPr>
        <w:t xml:space="preserve"> sa cause malsaiene</w:t>
      </w:r>
    </w:p>
    <w:p w14:paraId="47AEB5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Dans une affaire d’aucun reglle.</w:t>
      </w:r>
    </w:p>
    <w:p w14:paraId="146D7D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Ang: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Ni i n’sent pouin</w:t>
      </w:r>
    </w:p>
    <w:p w14:paraId="4765F2A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Saie meurtres secrets t’ni a saie maiens;</w:t>
      </w:r>
    </w:p>
    <w:p w14:paraId="2D1B4CE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toutes laie minutes la fouai s’perd et s’revolte;</w:t>
      </w:r>
    </w:p>
    <w:p w14:paraId="0B614DE0" w14:textId="713A1E1D" w:rsidR="00E324CC" w:rsidRDefault="00000000">
      <w:pPr>
        <w:rPr>
          <w:rFonts w:ascii="Times New Roman" w:hAnsi="Times New Roman"/>
          <w:color w:val="000000"/>
          <w:sz w:val="22"/>
          <w:szCs w:val="22"/>
        </w:rPr>
      </w:pPr>
      <w:r>
        <w:rPr>
          <w:rFonts w:ascii="Times New Roman" w:hAnsi="Times New Roman"/>
          <w:color w:val="000000"/>
          <w:sz w:val="22"/>
          <w:szCs w:val="22"/>
        </w:rPr>
        <w:tab/>
        <w:t>Daie s</w:t>
      </w:r>
      <w:r w:rsidR="001553D1">
        <w:rPr>
          <w:rFonts w:ascii="Times New Roman" w:hAnsi="Times New Roman"/>
          <w:color w:val="000000"/>
          <w:sz w:val="22"/>
          <w:szCs w:val="22"/>
        </w:rPr>
        <w:t>i</w:t>
      </w:r>
      <w:r>
        <w:rPr>
          <w:rFonts w:ascii="Times New Roman" w:hAnsi="Times New Roman"/>
          <w:color w:val="000000"/>
          <w:sz w:val="22"/>
          <w:szCs w:val="22"/>
        </w:rPr>
        <w:t>aens qui c’mande i bouges par eaet c’mandais,</w:t>
      </w:r>
    </w:p>
    <w:p w14:paraId="2EF540B3" w14:textId="1601089C" w:rsidR="00E324CC" w:rsidRDefault="00000000">
      <w:pPr>
        <w:rPr>
          <w:rFonts w:ascii="Times New Roman" w:hAnsi="Times New Roman"/>
          <w:color w:val="000000"/>
          <w:sz w:val="22"/>
          <w:szCs w:val="22"/>
        </w:rPr>
      </w:pPr>
      <w:r>
        <w:rPr>
          <w:rFonts w:ascii="Times New Roman" w:hAnsi="Times New Roman"/>
          <w:color w:val="000000"/>
          <w:sz w:val="22"/>
          <w:szCs w:val="22"/>
        </w:rPr>
        <w:tab/>
        <w:t>Riaen par amieti; ni i n’sent pouin</w:t>
      </w:r>
      <w:r w:rsidR="001553D1">
        <w:rPr>
          <w:rFonts w:ascii="Times New Roman" w:hAnsi="Times New Roman"/>
          <w:color w:val="000000"/>
          <w:sz w:val="22"/>
          <w:szCs w:val="22"/>
        </w:rPr>
        <w:t xml:space="preserve"> </w:t>
      </w:r>
      <w:r>
        <w:rPr>
          <w:rFonts w:ascii="Times New Roman" w:hAnsi="Times New Roman"/>
          <w:color w:val="000000"/>
          <w:sz w:val="22"/>
          <w:szCs w:val="22"/>
        </w:rPr>
        <w:t>sen titre</w:t>
      </w:r>
    </w:p>
    <w:p w14:paraId="11BFE0F5" w14:textId="16C78324"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Pendre libermaen su li, comme la cotte d’un </w:t>
      </w:r>
      <w:commentRangeStart w:id="87"/>
      <w:r>
        <w:rPr>
          <w:rFonts w:ascii="Times New Roman" w:hAnsi="Times New Roman"/>
          <w:color w:val="000000"/>
          <w:sz w:val="22"/>
          <w:szCs w:val="22"/>
        </w:rPr>
        <w:t>g</w:t>
      </w:r>
      <w:r w:rsidR="001553D1">
        <w:rPr>
          <w:rFonts w:ascii="Times New Roman" w:hAnsi="Times New Roman"/>
          <w:color w:val="000000"/>
          <w:sz w:val="22"/>
          <w:szCs w:val="22"/>
        </w:rPr>
        <w:t>è</w:t>
      </w:r>
      <w:r>
        <w:rPr>
          <w:rFonts w:ascii="Times New Roman" w:hAnsi="Times New Roman"/>
          <w:color w:val="000000"/>
          <w:sz w:val="22"/>
          <w:szCs w:val="22"/>
        </w:rPr>
        <w:t>ant</w:t>
      </w:r>
      <w:commentRangeEnd w:id="87"/>
      <w:r w:rsidR="001553D1">
        <w:rPr>
          <w:rStyle w:val="CommentReference"/>
          <w:rFonts w:cs="Mangal"/>
        </w:rPr>
        <w:commentReference w:id="87"/>
      </w:r>
    </w:p>
    <w:p w14:paraId="0925C6E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un p’tit voleux.</w:t>
      </w:r>
    </w:p>
    <w:p w14:paraId="094BA8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Kaie donc qui pourra byasmai</w:t>
      </w:r>
    </w:p>
    <w:p w14:paraId="368E7BB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Sn’espirit infectai a r’virai et tersauttai,</w:t>
      </w:r>
    </w:p>
    <w:p w14:paraId="132C3E4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tout shu dans li s’condamme</w:t>
      </w:r>
    </w:p>
    <w:p w14:paraId="235DB86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Li meme pour eaet la?</w:t>
      </w:r>
    </w:p>
    <w:p w14:paraId="5D7831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Cath: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Eh biaen, i faut marchié,</w:t>
      </w:r>
    </w:p>
    <w:p w14:paraId="670AB6D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Pour faire le devoir la ou’aie qu’il aie vraiment deux; </w:t>
      </w:r>
    </w:p>
    <w:p w14:paraId="2115523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j’trouvon la metchine dla misere malade,</w:t>
      </w:r>
    </w:p>
    <w:p w14:paraId="49FECD7C" w14:textId="5DA23B11" w:rsidR="00E324CC" w:rsidRDefault="00000000">
      <w:pPr>
        <w:rPr>
          <w:rFonts w:ascii="Times New Roman" w:hAnsi="Times New Roman"/>
          <w:color w:val="000000"/>
          <w:sz w:val="22"/>
          <w:szCs w:val="22"/>
        </w:rPr>
      </w:pPr>
      <w:r>
        <w:rPr>
          <w:rFonts w:ascii="Times New Roman" w:hAnsi="Times New Roman"/>
          <w:color w:val="000000"/>
          <w:sz w:val="22"/>
          <w:szCs w:val="22"/>
        </w:rPr>
        <w:tab/>
        <w:t>Et que j’p</w:t>
      </w:r>
      <w:r w:rsidR="001553D1">
        <w:rPr>
          <w:rFonts w:ascii="Times New Roman" w:hAnsi="Times New Roman"/>
          <w:color w:val="000000"/>
          <w:sz w:val="22"/>
          <w:szCs w:val="22"/>
        </w:rPr>
        <w:t>ur</w:t>
      </w:r>
      <w:r>
        <w:rPr>
          <w:rFonts w:ascii="Times New Roman" w:hAnsi="Times New Roman"/>
          <w:color w:val="000000"/>
          <w:sz w:val="22"/>
          <w:szCs w:val="22"/>
        </w:rPr>
        <w:t>on auve pour purghie not pais</w:t>
      </w:r>
    </w:p>
    <w:p w14:paraId="4F1DE3EA" w14:textId="33C0D0D2" w:rsidR="00E324CC" w:rsidRDefault="00000000">
      <w:pPr>
        <w:rPr>
          <w:rFonts w:ascii="Times New Roman" w:hAnsi="Times New Roman"/>
          <w:color w:val="000000"/>
          <w:sz w:val="22"/>
          <w:szCs w:val="22"/>
        </w:rPr>
      </w:pPr>
      <w:r>
        <w:rPr>
          <w:rFonts w:ascii="Times New Roman" w:hAnsi="Times New Roman"/>
          <w:color w:val="000000"/>
          <w:sz w:val="22"/>
          <w:szCs w:val="22"/>
        </w:rPr>
        <w:tab/>
        <w:t>La draiene goutte de no</w:t>
      </w:r>
      <w:r w:rsidR="00105910">
        <w:rPr>
          <w:rFonts w:ascii="Times New Roman" w:hAnsi="Times New Roman"/>
          <w:color w:val="000000"/>
          <w:sz w:val="22"/>
          <w:szCs w:val="22"/>
        </w:rPr>
        <w:t>n</w:t>
      </w:r>
      <w:r>
        <w:rPr>
          <w:rFonts w:ascii="Times New Roman" w:hAnsi="Times New Roman"/>
          <w:color w:val="000000"/>
          <w:sz w:val="22"/>
          <w:szCs w:val="22"/>
        </w:rPr>
        <w:t>.</w:t>
      </w:r>
    </w:p>
    <w:p w14:paraId="48BD67F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Len: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Ou autant comme i faudra</w:t>
      </w:r>
    </w:p>
    <w:p w14:paraId="254B48E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Pour rouzai la fyieur souveraiene et n’yai la serclle.</w:t>
      </w:r>
    </w:p>
    <w:p w14:paraId="54388049" w14:textId="0717D35F"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I faut donc marchiè en d’viers </w:t>
      </w:r>
      <w:r w:rsidR="00A67948">
        <w:rPr>
          <w:rFonts w:ascii="Times New Roman" w:hAnsi="Times New Roman"/>
          <w:color w:val="000000"/>
          <w:sz w:val="22"/>
          <w:szCs w:val="22"/>
        </w:rPr>
        <w:t>B</w:t>
      </w:r>
      <w:r>
        <w:rPr>
          <w:rFonts w:ascii="Times New Roman" w:hAnsi="Times New Roman"/>
          <w:color w:val="000000"/>
          <w:sz w:val="22"/>
          <w:szCs w:val="22"/>
        </w:rPr>
        <w:t>irnam.</w:t>
      </w:r>
    </w:p>
    <w:p w14:paraId="169E5D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 marchant]</w:t>
      </w:r>
    </w:p>
    <w:p w14:paraId="54747C1D" w14:textId="77777777" w:rsidR="00E324CC" w:rsidRDefault="00E324CC">
      <w:pPr>
        <w:rPr>
          <w:rFonts w:ascii="Times New Roman" w:hAnsi="Times New Roman"/>
          <w:color w:val="000000"/>
          <w:sz w:val="22"/>
          <w:szCs w:val="22"/>
        </w:rPr>
      </w:pPr>
    </w:p>
    <w:p w14:paraId="13CA553B" w14:textId="77777777" w:rsidR="00E324CC" w:rsidRDefault="00E324CC">
      <w:pPr>
        <w:rPr>
          <w:rFonts w:ascii="Times New Roman" w:hAnsi="Times New Roman"/>
          <w:color w:val="000000"/>
          <w:sz w:val="22"/>
          <w:szCs w:val="22"/>
        </w:rPr>
      </w:pPr>
    </w:p>
    <w:p w14:paraId="5434731A" w14:textId="77777777" w:rsidR="00E324CC" w:rsidRDefault="00E324CC">
      <w:pPr>
        <w:rPr>
          <w:rFonts w:ascii="Times New Roman" w:hAnsi="Times New Roman"/>
          <w:color w:val="000000"/>
          <w:sz w:val="22"/>
          <w:szCs w:val="22"/>
        </w:rPr>
      </w:pPr>
    </w:p>
    <w:p w14:paraId="7B308EE6"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3.</w:t>
      </w:r>
      <w:r>
        <w:rPr>
          <w:rFonts w:ascii="Times New Roman" w:hAnsi="Times New Roman"/>
          <w:color w:val="000000"/>
          <w:sz w:val="22"/>
          <w:szCs w:val="22"/>
        </w:rPr>
        <w:tab/>
        <w:t xml:space="preserve">Dunsinane. </w:t>
      </w:r>
      <w:r>
        <w:rPr>
          <w:rFonts w:ascii="Times New Roman" w:hAnsi="Times New Roman"/>
          <w:color w:val="000000"/>
          <w:sz w:val="22"/>
          <w:szCs w:val="22"/>
        </w:rPr>
        <w:tab/>
        <w:t>Un endrè dans l’Chatè.</w:t>
      </w:r>
    </w:p>
    <w:p w14:paraId="10E70152" w14:textId="77777777" w:rsidR="00E324CC" w:rsidRDefault="00E324CC">
      <w:pPr>
        <w:rPr>
          <w:rFonts w:ascii="Times New Roman" w:hAnsi="Times New Roman"/>
          <w:color w:val="000000"/>
          <w:sz w:val="22"/>
          <w:szCs w:val="22"/>
        </w:rPr>
      </w:pPr>
    </w:p>
    <w:p w14:paraId="092A72B2"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Macbeth, Docteur, et autres.</w:t>
      </w:r>
    </w:p>
    <w:p w14:paraId="3C7ECA37" w14:textId="77777777" w:rsidR="00E324CC" w:rsidRDefault="00E324CC">
      <w:pPr>
        <w:rPr>
          <w:rFonts w:ascii="Times New Roman" w:hAnsi="Times New Roman"/>
          <w:color w:val="000000"/>
          <w:sz w:val="22"/>
          <w:szCs w:val="22"/>
        </w:rPr>
      </w:pPr>
    </w:p>
    <w:p w14:paraId="6720789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Nm’apportai pouin d’aut de nouvelles; qui vole toutes;</w:t>
      </w:r>
    </w:p>
    <w:p w14:paraId="63C04107" w14:textId="65303717" w:rsidR="00E324CC" w:rsidRDefault="00000000">
      <w:pPr>
        <w:rPr>
          <w:rFonts w:ascii="Times New Roman" w:hAnsi="Times New Roman"/>
          <w:color w:val="000000"/>
          <w:sz w:val="22"/>
          <w:szCs w:val="22"/>
        </w:rPr>
      </w:pPr>
      <w:r>
        <w:rPr>
          <w:rFonts w:ascii="Times New Roman" w:hAnsi="Times New Roman"/>
          <w:color w:val="000000"/>
          <w:sz w:val="22"/>
          <w:szCs w:val="22"/>
        </w:rPr>
        <w:tab/>
        <w:t>Entch</w:t>
      </w:r>
      <w:r w:rsidR="00A67948">
        <w:rPr>
          <w:rFonts w:ascii="Times New Roman" w:hAnsi="Times New Roman"/>
          <w:color w:val="000000"/>
          <w:sz w:val="22"/>
          <w:szCs w:val="22"/>
        </w:rPr>
        <w:t>è</w:t>
      </w:r>
      <w:r>
        <w:rPr>
          <w:rFonts w:ascii="Times New Roman" w:hAnsi="Times New Roman"/>
          <w:color w:val="000000"/>
          <w:sz w:val="22"/>
          <w:szCs w:val="22"/>
        </w:rPr>
        <w:t xml:space="preserve"> que l’bouais d’</w:t>
      </w:r>
      <w:r w:rsidR="008C666F">
        <w:rPr>
          <w:rFonts w:ascii="Times New Roman" w:hAnsi="Times New Roman"/>
          <w:color w:val="000000"/>
          <w:sz w:val="22"/>
          <w:szCs w:val="22"/>
        </w:rPr>
        <w:t>B</w:t>
      </w:r>
      <w:r>
        <w:rPr>
          <w:rFonts w:ascii="Times New Roman" w:hAnsi="Times New Roman"/>
          <w:color w:val="000000"/>
          <w:sz w:val="22"/>
          <w:szCs w:val="22"/>
        </w:rPr>
        <w:t>irnam ne viaenne a Dunsinane</w:t>
      </w:r>
    </w:p>
    <w:p w14:paraId="618B9E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J’en peux pouin eaet taqui d’craiente. </w:t>
      </w:r>
    </w:p>
    <w:p w14:paraId="444CA975" w14:textId="08F6F954" w:rsidR="00E324CC" w:rsidRDefault="00000000">
      <w:pPr>
        <w:rPr>
          <w:rFonts w:ascii="Times New Roman" w:hAnsi="Times New Roman"/>
          <w:color w:val="000000"/>
          <w:sz w:val="22"/>
          <w:szCs w:val="22"/>
        </w:rPr>
      </w:pPr>
      <w:r>
        <w:rPr>
          <w:rFonts w:ascii="Times New Roman" w:hAnsi="Times New Roman"/>
          <w:color w:val="000000"/>
          <w:sz w:val="22"/>
          <w:szCs w:val="22"/>
        </w:rPr>
        <w:tab/>
        <w:t>Kaie kè l’garcon Malcolm?</w:t>
      </w:r>
    </w:p>
    <w:p w14:paraId="4C0DCB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ti pouin nai d’femme? lz’espirits qui save</w:t>
      </w:r>
    </w:p>
    <w:p w14:paraId="483AC5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Le sort daie mortels me dire shunshin: </w:t>
      </w:r>
    </w:p>
    <w:p w14:paraId="11C78B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‘N’craiens pouin, Macbeth; aucun homme kaie nai d’femme</w:t>
      </w:r>
    </w:p>
    <w:p w14:paraId="2F372AD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N’era jamais d’pouvoir su té.’ volai donc, faux noblles,</w:t>
      </w:r>
    </w:p>
    <w:p w14:paraId="727434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maieloue auve laie brutaux d’Angyais.</w:t>
      </w:r>
    </w:p>
    <w:p w14:paraId="6F17B8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L’espirit qui m’guide et l’coeur que j’porte</w:t>
      </w:r>
    </w:p>
    <w:p w14:paraId="7C120805"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Jamais n’traembyera d’doute ni n’shaquera d’craiente.</w:t>
      </w:r>
    </w:p>
    <w:p w14:paraId="5ACA8F71" w14:textId="77777777" w:rsidR="00E324CC" w:rsidRDefault="00E324CC">
      <w:pPr>
        <w:rPr>
          <w:rFonts w:ascii="Times New Roman" w:hAnsi="Times New Roman"/>
          <w:color w:val="000000"/>
          <w:sz w:val="22"/>
          <w:szCs w:val="22"/>
        </w:rPr>
      </w:pPr>
    </w:p>
    <w:p w14:paraId="27EDC3F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un Valet</w:t>
      </w:r>
    </w:p>
    <w:p w14:paraId="67845D88" w14:textId="77777777" w:rsidR="00E324CC" w:rsidRDefault="00E324CC">
      <w:pPr>
        <w:rPr>
          <w:rFonts w:ascii="Times New Roman" w:hAnsi="Times New Roman"/>
          <w:color w:val="000000"/>
          <w:sz w:val="22"/>
          <w:szCs w:val="22"/>
        </w:rPr>
      </w:pPr>
    </w:p>
    <w:p w14:paraId="5C05131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 </w:t>
      </w:r>
      <w:r>
        <w:rPr>
          <w:rFonts w:ascii="Times New Roman" w:hAnsi="Times New Roman"/>
          <w:color w:val="000000"/>
          <w:sz w:val="22"/>
          <w:szCs w:val="22"/>
        </w:rPr>
        <w:tab/>
        <w:t>Seit damnai ner du guiablle,</w:t>
      </w:r>
      <w:commentRangeStart w:id="88"/>
      <w:r>
        <w:rPr>
          <w:rFonts w:ascii="Times New Roman" w:hAnsi="Times New Roman"/>
          <w:color w:val="000000"/>
          <w:sz w:val="22"/>
          <w:szCs w:val="22"/>
        </w:rPr>
        <w:t xml:space="preserve"> niau </w:t>
      </w:r>
      <w:commentRangeEnd w:id="88"/>
      <w:r w:rsidR="00C21F45">
        <w:rPr>
          <w:rStyle w:val="CommentReference"/>
          <w:rFonts w:cs="Mangal"/>
        </w:rPr>
        <w:commentReference w:id="88"/>
      </w:r>
      <w:r>
        <w:rPr>
          <w:rFonts w:ascii="Times New Roman" w:hAnsi="Times New Roman"/>
          <w:color w:val="000000"/>
          <w:sz w:val="22"/>
          <w:szCs w:val="22"/>
        </w:rPr>
        <w:t xml:space="preserve">a visage de craime! </w:t>
      </w:r>
    </w:p>
    <w:p w14:paraId="49B9DCF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Ou’aie qu’ t’as yeux shute mine la d’ouaie</w:t>
      </w:r>
    </w:p>
    <w:p w14:paraId="7A5E4BB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Val: Yaen a die mille-</w:t>
      </w:r>
    </w:p>
    <w:p w14:paraId="0E8A90F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Ouaies, viyaien?</w:t>
      </w:r>
    </w:p>
    <w:p w14:paraId="74E8B25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Val: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Soudards, mousieu.</w:t>
      </w:r>
    </w:p>
    <w:p w14:paraId="1E0EA6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Va, piquet ten visage, et sur rouagi ta peux,</w:t>
      </w:r>
    </w:p>
    <w:p w14:paraId="331814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Garcon a byanc faie. Qui daie soudards, </w:t>
      </w:r>
      <w:commentRangeStart w:id="89"/>
      <w:r>
        <w:rPr>
          <w:rFonts w:ascii="Times New Roman" w:hAnsi="Times New Roman"/>
          <w:color w:val="000000"/>
          <w:sz w:val="22"/>
          <w:szCs w:val="22"/>
        </w:rPr>
        <w:t>loubin?</w:t>
      </w:r>
      <w:commentRangeEnd w:id="89"/>
      <w:r w:rsidR="00A67948">
        <w:rPr>
          <w:rStyle w:val="CommentReference"/>
          <w:rFonts w:cs="Mangal"/>
        </w:rPr>
        <w:commentReference w:id="89"/>
      </w:r>
    </w:p>
    <w:p w14:paraId="3DE716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Mort de tn’ame! taie jaues la d’linge</w:t>
      </w:r>
    </w:p>
    <w:p w14:paraId="6556D6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Te consille a la craiente. Qui daie soudards, pale goule?</w:t>
      </w:r>
    </w:p>
    <w:p w14:paraId="4F711BC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Val: Laie forches Angyaiques, si vou pyait.</w:t>
      </w:r>
    </w:p>
    <w:p w14:paraId="4143DBF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Hahle ten visage d’ichin.</w:t>
      </w:r>
      <w:r>
        <w:rPr>
          <w:rStyle w:val="EndnoteAnchor"/>
          <w:rFonts w:ascii="Times New Roman" w:hAnsi="Times New Roman"/>
          <w:color w:val="000000"/>
          <w:sz w:val="22"/>
          <w:szCs w:val="22"/>
        </w:rPr>
        <w:endnoteReference w:id="22"/>
      </w:r>
      <w:r>
        <w:rPr>
          <w:rFonts w:ascii="Times New Roman" w:hAnsi="Times New Roman"/>
          <w:color w:val="000000"/>
          <w:sz w:val="22"/>
          <w:szCs w:val="22"/>
        </w:rPr>
        <w:t xml:space="preserve"> </w:t>
      </w:r>
    </w:p>
    <w:p w14:paraId="635971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Seyton! - j’ait mal au coeur</w:t>
      </w:r>
    </w:p>
    <w:p w14:paraId="7974BF4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Quand j’vet – Seyton, j’dis! - Shu pouaint ichin</w:t>
      </w:r>
    </w:p>
    <w:p w14:paraId="0EDBF93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M’rèjouira pour tourjoue ou m’halra d’men siton oshteure.</w:t>
      </w:r>
    </w:p>
    <w:p w14:paraId="27F57433" w14:textId="05C7B64E" w:rsidR="00E324CC" w:rsidRDefault="00000000">
      <w:pPr>
        <w:rPr>
          <w:rFonts w:ascii="Times New Roman" w:hAnsi="Times New Roman"/>
          <w:color w:val="000000"/>
          <w:sz w:val="22"/>
          <w:szCs w:val="22"/>
        </w:rPr>
      </w:pPr>
      <w:r>
        <w:rPr>
          <w:rFonts w:ascii="Times New Roman" w:hAnsi="Times New Roman"/>
          <w:color w:val="000000"/>
          <w:sz w:val="22"/>
          <w:szCs w:val="22"/>
        </w:rPr>
        <w:tab/>
        <w:t>J’ait ve</w:t>
      </w:r>
      <w:r w:rsidR="00A67948">
        <w:rPr>
          <w:rFonts w:ascii="Times New Roman" w:hAnsi="Times New Roman"/>
          <w:color w:val="000000"/>
          <w:sz w:val="22"/>
          <w:szCs w:val="22"/>
        </w:rPr>
        <w:t>k</w:t>
      </w:r>
      <w:r>
        <w:rPr>
          <w:rFonts w:ascii="Times New Roman" w:hAnsi="Times New Roman"/>
          <w:color w:val="000000"/>
          <w:sz w:val="22"/>
          <w:szCs w:val="22"/>
        </w:rPr>
        <w:t>u long temps assai: men ch’min d’vie</w:t>
      </w:r>
    </w:p>
    <w:p w14:paraId="0E7796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Aie quazi a but, la jaune fielle;</w:t>
      </w:r>
    </w:p>
    <w:p w14:paraId="1CD9762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shu qui devrait eaet en compagnie auve l’age,</w:t>
      </w:r>
    </w:p>
    <w:p w14:paraId="5D957DD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honneur, amieti, devoir, gaienes d’amis,</w:t>
      </w:r>
    </w:p>
    <w:p w14:paraId="4B09A7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 deis pouin r’gardai pour; mais, a leux pièches,</w:t>
      </w:r>
    </w:p>
    <w:p w14:paraId="4C6F9A8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Daie maledictions, pouin en haut mais profondes, honneur de</w:t>
      </w:r>
    </w:p>
    <w:p w14:paraId="708745B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bouche, halaiene,</w:t>
      </w:r>
    </w:p>
    <w:p w14:paraId="108A6B2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l’poure coeur s’rait fier de denyai mais n’oze pouin.</w:t>
      </w:r>
    </w:p>
    <w:p w14:paraId="293E743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Seyton</w:t>
      </w:r>
    </w:p>
    <w:p w14:paraId="5BFC4348" w14:textId="77777777" w:rsidR="00E324CC" w:rsidRDefault="00E324CC">
      <w:pPr>
        <w:rPr>
          <w:rFonts w:ascii="Times New Roman" w:hAnsi="Times New Roman"/>
          <w:color w:val="000000"/>
          <w:sz w:val="22"/>
          <w:szCs w:val="22"/>
        </w:rPr>
      </w:pPr>
    </w:p>
    <w:p w14:paraId="77AE05EF"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Seyton</w:t>
      </w:r>
    </w:p>
    <w:p w14:paraId="6A26876D" w14:textId="77777777" w:rsidR="00E324CC" w:rsidRDefault="00E324CC">
      <w:pPr>
        <w:rPr>
          <w:rFonts w:ascii="Times New Roman" w:hAnsi="Times New Roman"/>
          <w:color w:val="000000"/>
          <w:sz w:val="22"/>
          <w:szCs w:val="22"/>
        </w:rPr>
      </w:pPr>
    </w:p>
    <w:p w14:paraId="63264620" w14:textId="59A976F2" w:rsidR="00E324CC" w:rsidRDefault="00000000">
      <w:pPr>
        <w:rPr>
          <w:rFonts w:ascii="Times New Roman" w:hAnsi="Times New Roman"/>
          <w:color w:val="000000"/>
          <w:sz w:val="22"/>
          <w:szCs w:val="22"/>
        </w:rPr>
      </w:pPr>
      <w:r>
        <w:rPr>
          <w:rFonts w:ascii="Times New Roman" w:hAnsi="Times New Roman"/>
          <w:color w:val="000000"/>
          <w:sz w:val="22"/>
          <w:szCs w:val="22"/>
        </w:rPr>
        <w:t>Ley: Kaie kè</w:t>
      </w:r>
      <w:r w:rsidR="009908DA">
        <w:rPr>
          <w:rFonts w:ascii="Times New Roman" w:hAnsi="Times New Roman"/>
          <w:color w:val="000000"/>
          <w:sz w:val="22"/>
          <w:szCs w:val="22"/>
        </w:rPr>
        <w:t>e</w:t>
      </w:r>
      <w:r>
        <w:rPr>
          <w:rFonts w:ascii="Times New Roman" w:hAnsi="Times New Roman"/>
          <w:color w:val="000000"/>
          <w:sz w:val="22"/>
          <w:szCs w:val="22"/>
        </w:rPr>
        <w:t xml:space="preserve"> vot graciaeux pyaiezi?</w:t>
      </w:r>
    </w:p>
    <w:p w14:paraId="4E5D18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Kiei nouvelles acouare?</w:t>
      </w:r>
    </w:p>
    <w:p w14:paraId="6475A5C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Ley: Tout aie confirmai, men Seigneur, qua etai rapportai.</w:t>
      </w:r>
    </w:p>
    <w:p w14:paraId="1064BF6C" w14:textId="55450CFC" w:rsidR="00E324CC" w:rsidRDefault="00000000">
      <w:pPr>
        <w:rPr>
          <w:rFonts w:ascii="Times New Roman" w:hAnsi="Times New Roman"/>
          <w:color w:val="000000"/>
          <w:sz w:val="22"/>
          <w:szCs w:val="22"/>
        </w:rPr>
      </w:pPr>
      <w:r>
        <w:rPr>
          <w:rFonts w:ascii="Times New Roman" w:hAnsi="Times New Roman"/>
          <w:color w:val="000000"/>
          <w:sz w:val="22"/>
          <w:szCs w:val="22"/>
        </w:rPr>
        <w:t>Mac: J’me battrait entch</w:t>
      </w:r>
      <w:r w:rsidR="009908DA">
        <w:rPr>
          <w:rFonts w:ascii="Times New Roman" w:hAnsi="Times New Roman"/>
          <w:color w:val="000000"/>
          <w:sz w:val="22"/>
          <w:szCs w:val="22"/>
        </w:rPr>
        <w:t>è</w:t>
      </w:r>
      <w:r>
        <w:rPr>
          <w:rFonts w:ascii="Times New Roman" w:hAnsi="Times New Roman"/>
          <w:color w:val="000000"/>
          <w:sz w:val="22"/>
          <w:szCs w:val="22"/>
        </w:rPr>
        <w:t xml:space="preserve"> qu’ma chair ne seit coppaie de mz’os.</w:t>
      </w:r>
    </w:p>
    <w:p w14:paraId="041051B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Bayie mè mn’armaeure.</w:t>
      </w:r>
    </w:p>
    <w:p w14:paraId="011B141A" w14:textId="7A63968A" w:rsidR="00E324CC" w:rsidRDefault="00000000">
      <w:pPr>
        <w:rPr>
          <w:rFonts w:ascii="Times New Roman" w:hAnsi="Times New Roman"/>
          <w:color w:val="000000"/>
          <w:sz w:val="22"/>
          <w:szCs w:val="22"/>
        </w:rPr>
      </w:pPr>
      <w:r>
        <w:rPr>
          <w:rFonts w:ascii="Times New Roman" w:hAnsi="Times New Roman"/>
          <w:color w:val="000000"/>
          <w:sz w:val="22"/>
          <w:szCs w:val="22"/>
        </w:rPr>
        <w:t>L</w:t>
      </w:r>
      <w:r w:rsidR="006B1510">
        <w:rPr>
          <w:rFonts w:ascii="Times New Roman" w:hAnsi="Times New Roman"/>
          <w:color w:val="000000"/>
          <w:sz w:val="22"/>
          <w:szCs w:val="22"/>
        </w:rPr>
        <w:t>?</w:t>
      </w:r>
      <w:r>
        <w:rPr>
          <w:rFonts w:ascii="Times New Roman" w:hAnsi="Times New Roman"/>
          <w:color w:val="000000"/>
          <w:sz w:val="22"/>
          <w:szCs w:val="22"/>
        </w:rPr>
        <w:t xml:space="preserve">ey: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I nen aie pouin d’faire acouare. </w:t>
      </w:r>
    </w:p>
    <w:p w14:paraId="06DED54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J’la mettrait.</w:t>
      </w:r>
    </w:p>
    <w:p w14:paraId="2DA8E8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Envyai pu de ch’vaues, allai tout l’touar du pais;</w:t>
      </w:r>
    </w:p>
    <w:p w14:paraId="43F018D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Pendai laie siaens qui pahle de craiente. bayie me mn’armaeure.</w:t>
      </w:r>
    </w:p>
    <w:p w14:paraId="6CF533A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Commaie qu’vot malade aie, docteur?</w:t>
      </w:r>
    </w:p>
    <w:p w14:paraId="15CC4DE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Doc: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Pouin si malade, men Seigneur,</w:t>
      </w:r>
    </w:p>
    <w:p w14:paraId="59D5CA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Comme al aie troubyaie auve une routes de pensaies qui viaenne,</w:t>
      </w:r>
    </w:p>
    <w:p w14:paraId="79C1797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la garde de sen r’pos.</w:t>
      </w:r>
    </w:p>
    <w:p w14:paraId="0E5E046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Guerissai la d’chunna:</w:t>
      </w:r>
    </w:p>
    <w:p w14:paraId="47DCB1F9"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Aieshe que tu n’peux pouin soulaghiè un espirit malade,</w:t>
      </w:r>
    </w:p>
    <w:p w14:paraId="78A4784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Errachiè dla memouaire une paiene errachinaie,</w:t>
      </w:r>
    </w:p>
    <w:p w14:paraId="58A6CE99" w14:textId="55100F0A" w:rsidR="00E324CC" w:rsidRDefault="00000000">
      <w:pPr>
        <w:rPr>
          <w:rFonts w:ascii="Times New Roman" w:hAnsi="Times New Roman"/>
          <w:color w:val="000000"/>
          <w:sz w:val="22"/>
          <w:szCs w:val="22"/>
        </w:rPr>
      </w:pPr>
      <w:r>
        <w:rPr>
          <w:rFonts w:ascii="Times New Roman" w:hAnsi="Times New Roman"/>
          <w:color w:val="000000"/>
          <w:sz w:val="22"/>
          <w:szCs w:val="22"/>
        </w:rPr>
        <w:tab/>
        <w:t>Razai hors laie genes ec</w:t>
      </w:r>
      <w:r w:rsidR="006B1510">
        <w:rPr>
          <w:rFonts w:ascii="Times New Roman" w:hAnsi="Times New Roman"/>
          <w:color w:val="000000"/>
          <w:sz w:val="22"/>
          <w:szCs w:val="22"/>
        </w:rPr>
        <w:t>ri</w:t>
      </w:r>
      <w:r>
        <w:rPr>
          <w:rFonts w:ascii="Times New Roman" w:hAnsi="Times New Roman"/>
          <w:color w:val="000000"/>
          <w:sz w:val="22"/>
          <w:szCs w:val="22"/>
        </w:rPr>
        <w:t>tes su l’chervè,</w:t>
      </w:r>
    </w:p>
    <w:p w14:paraId="1250B434" w14:textId="67D7FD01"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auve quik </w:t>
      </w:r>
      <w:commentRangeStart w:id="90"/>
      <w:r>
        <w:rPr>
          <w:rFonts w:ascii="Times New Roman" w:hAnsi="Times New Roman"/>
          <w:color w:val="000000"/>
          <w:sz w:val="22"/>
          <w:szCs w:val="22"/>
        </w:rPr>
        <w:t>dou</w:t>
      </w:r>
      <w:r w:rsidR="00C04F40">
        <w:rPr>
          <w:rFonts w:ascii="Times New Roman" w:hAnsi="Times New Roman"/>
          <w:color w:val="000000"/>
          <w:sz w:val="22"/>
          <w:szCs w:val="22"/>
        </w:rPr>
        <w:t>x</w:t>
      </w:r>
      <w:r>
        <w:rPr>
          <w:rFonts w:ascii="Times New Roman" w:hAnsi="Times New Roman"/>
          <w:color w:val="000000"/>
          <w:sz w:val="22"/>
          <w:szCs w:val="22"/>
        </w:rPr>
        <w:t xml:space="preserve"> contre pouaizon famaeu</w:t>
      </w:r>
      <w:r w:rsidR="00C04F40">
        <w:rPr>
          <w:rFonts w:ascii="Times New Roman" w:hAnsi="Times New Roman"/>
          <w:color w:val="000000"/>
          <w:sz w:val="22"/>
          <w:szCs w:val="22"/>
        </w:rPr>
        <w:t>x</w:t>
      </w:r>
      <w:commentRangeEnd w:id="90"/>
      <w:r w:rsidR="00C04F40">
        <w:rPr>
          <w:rStyle w:val="CommentReference"/>
          <w:rFonts w:cs="Mangal"/>
        </w:rPr>
        <w:commentReference w:id="90"/>
      </w:r>
    </w:p>
    <w:p w14:paraId="3D1DE297" w14:textId="2128DF2A" w:rsidR="00E324CC" w:rsidRDefault="00000000">
      <w:pPr>
        <w:rPr>
          <w:rFonts w:hint="eastAsia"/>
        </w:rPr>
      </w:pPr>
      <w:r>
        <w:rPr>
          <w:rFonts w:ascii="Times New Roman" w:hAnsi="Times New Roman"/>
          <w:color w:val="000000"/>
          <w:sz w:val="22"/>
          <w:szCs w:val="22"/>
        </w:rPr>
        <w:tab/>
        <w:t>N</w:t>
      </w:r>
      <w:r w:rsidR="00C04F40">
        <w:rPr>
          <w:rFonts w:ascii="Times New Roman" w:hAnsi="Times New Roman"/>
          <w:color w:val="000000"/>
          <w:sz w:val="22"/>
          <w:szCs w:val="22"/>
        </w:rPr>
        <w:t>è</w:t>
      </w:r>
      <w:r>
        <w:rPr>
          <w:rFonts w:ascii="Times New Roman" w:hAnsi="Times New Roman"/>
          <w:color w:val="000000"/>
          <w:sz w:val="22"/>
          <w:szCs w:val="22"/>
        </w:rPr>
        <w:t>quai l’siaen pyaien d’shu boucas la danghraeu</w:t>
      </w:r>
      <w:r w:rsidR="00C04F40">
        <w:rPr>
          <w:rFonts w:ascii="Times New Roman" w:hAnsi="Times New Roman"/>
          <w:color w:val="000000"/>
          <w:sz w:val="22"/>
          <w:szCs w:val="22"/>
        </w:rPr>
        <w:t>x</w:t>
      </w:r>
    </w:p>
    <w:p w14:paraId="3E8AA16F" w14:textId="7FA41939" w:rsidR="00E324CC" w:rsidRDefault="00000000">
      <w:pPr>
        <w:rPr>
          <w:rFonts w:ascii="Times New Roman" w:hAnsi="Times New Roman"/>
          <w:color w:val="000000"/>
          <w:sz w:val="22"/>
          <w:szCs w:val="22"/>
        </w:rPr>
      </w:pPr>
      <w:r>
        <w:rPr>
          <w:rFonts w:ascii="Times New Roman" w:hAnsi="Times New Roman"/>
          <w:color w:val="000000"/>
          <w:sz w:val="22"/>
          <w:szCs w:val="22"/>
        </w:rPr>
        <w:tab/>
        <w:t>Qui p</w:t>
      </w:r>
      <w:r w:rsidR="00C04F40">
        <w:rPr>
          <w:rFonts w:ascii="Times New Roman" w:hAnsi="Times New Roman"/>
          <w:color w:val="000000"/>
          <w:sz w:val="22"/>
          <w:szCs w:val="22"/>
        </w:rPr>
        <w:t>e</w:t>
      </w:r>
      <w:r>
        <w:rPr>
          <w:rFonts w:ascii="Times New Roman" w:hAnsi="Times New Roman"/>
          <w:color w:val="000000"/>
          <w:sz w:val="22"/>
          <w:szCs w:val="22"/>
        </w:rPr>
        <w:t>ze su l’coeur?</w:t>
      </w:r>
      <w:ins w:id="91" w:author="Yan Marquis" w:date="2024-03-14T18:26:00Z">
        <w:r w:rsidR="008C666F">
          <w:rPr>
            <w:rFonts w:ascii="Times New Roman" w:hAnsi="Times New Roman"/>
            <w:color w:val="000000"/>
            <w:sz w:val="22"/>
            <w:szCs w:val="22"/>
          </w:rPr>
          <w:t xml:space="preserve"> </w:t>
        </w:r>
      </w:ins>
    </w:p>
    <w:p w14:paraId="675FEC5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Doc: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faut qu’dans chunna l’malade</w:t>
      </w:r>
    </w:p>
    <w:p w14:paraId="65FB080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guerisse li meme.</w:t>
      </w:r>
    </w:p>
    <w:p w14:paraId="6A70758B" w14:textId="5BDEBF8D" w:rsidR="00E324CC" w:rsidRDefault="00000000">
      <w:pPr>
        <w:rPr>
          <w:rFonts w:ascii="Times New Roman" w:hAnsi="Times New Roman"/>
          <w:color w:val="000000"/>
          <w:sz w:val="22"/>
          <w:szCs w:val="22"/>
        </w:rPr>
      </w:pPr>
      <w:r>
        <w:rPr>
          <w:rFonts w:ascii="Times New Roman" w:hAnsi="Times New Roman"/>
          <w:color w:val="000000"/>
          <w:sz w:val="22"/>
          <w:szCs w:val="22"/>
        </w:rPr>
        <w:t>Mac: Echipe ta metchine aie tchaens; j’nae</w:t>
      </w:r>
      <w:r w:rsidR="00C04F40">
        <w:rPr>
          <w:rFonts w:ascii="Times New Roman" w:hAnsi="Times New Roman"/>
          <w:color w:val="000000"/>
          <w:sz w:val="22"/>
          <w:szCs w:val="22"/>
        </w:rPr>
        <w:t>n</w:t>
      </w:r>
      <w:r>
        <w:rPr>
          <w:rFonts w:ascii="Times New Roman" w:hAnsi="Times New Roman"/>
          <w:color w:val="000000"/>
          <w:sz w:val="22"/>
          <w:szCs w:val="22"/>
        </w:rPr>
        <w:t xml:space="preserve"> vors pouin.</w:t>
      </w:r>
    </w:p>
    <w:p w14:paraId="775A56BF" w14:textId="77777777" w:rsidR="00E324CC" w:rsidRDefault="00000000">
      <w:pPr>
        <w:rPr>
          <w:rFonts w:hint="eastAsia"/>
        </w:rPr>
      </w:pPr>
      <w:r>
        <w:rPr>
          <w:rFonts w:ascii="Times New Roman" w:hAnsi="Times New Roman"/>
          <w:color w:val="000000"/>
          <w:sz w:val="22"/>
          <w:szCs w:val="22"/>
        </w:rPr>
        <w:tab/>
        <w:t>Annon, mettai mé mn’armaeure; bayie mè men baton.</w:t>
      </w:r>
    </w:p>
    <w:p w14:paraId="5FBEC3E3" w14:textId="77777777" w:rsidR="00E324CC" w:rsidRDefault="00000000">
      <w:pPr>
        <w:rPr>
          <w:rFonts w:hint="eastAsia"/>
        </w:rPr>
      </w:pPr>
      <w:r>
        <w:rPr>
          <w:rFonts w:ascii="Times New Roman" w:hAnsi="Times New Roman"/>
          <w:color w:val="000000"/>
          <w:sz w:val="22"/>
          <w:szCs w:val="22"/>
        </w:rPr>
        <w:tab/>
        <w:t>Seyton, envie hors – Docteur, laie noblles vole de mè.</w:t>
      </w:r>
    </w:p>
    <w:p w14:paraId="346DC7E3" w14:textId="77777777" w:rsidR="00E324CC" w:rsidRDefault="00000000">
      <w:pPr>
        <w:rPr>
          <w:rFonts w:hint="eastAsia"/>
        </w:rPr>
      </w:pPr>
      <w:r>
        <w:rPr>
          <w:rFonts w:ascii="Times New Roman" w:hAnsi="Times New Roman"/>
          <w:color w:val="000000"/>
          <w:sz w:val="22"/>
          <w:szCs w:val="22"/>
        </w:rPr>
        <w:tab/>
        <w:t>Annon, mousieu, allai. - Si tu pouvaie, docteur, examinai</w:t>
      </w:r>
    </w:p>
    <w:p w14:paraId="729A22E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Yiaue d’men pais, trouvai sa maladie,</w:t>
      </w:r>
    </w:p>
    <w:p w14:paraId="1E3B1201" w14:textId="0B67664F" w:rsidR="00E324CC" w:rsidRDefault="00000000">
      <w:pPr>
        <w:rPr>
          <w:rFonts w:hint="eastAsia"/>
        </w:rPr>
      </w:pPr>
      <w:r>
        <w:rPr>
          <w:rFonts w:ascii="Times New Roman" w:hAnsi="Times New Roman"/>
          <w:color w:val="000000"/>
          <w:sz w:val="22"/>
          <w:szCs w:val="22"/>
        </w:rPr>
        <w:tab/>
        <w:t>Et la p</w:t>
      </w:r>
      <w:r w:rsidR="00C04F40">
        <w:rPr>
          <w:rFonts w:ascii="Times New Roman" w:hAnsi="Times New Roman"/>
          <w:color w:val="000000"/>
          <w:sz w:val="22"/>
          <w:szCs w:val="22"/>
        </w:rPr>
        <w:t>u</w:t>
      </w:r>
      <w:r>
        <w:rPr>
          <w:rFonts w:ascii="Times New Roman" w:hAnsi="Times New Roman"/>
          <w:color w:val="000000"/>
          <w:sz w:val="22"/>
          <w:szCs w:val="22"/>
        </w:rPr>
        <w:t>rghiè a une solide et prumiere santai,</w:t>
      </w:r>
    </w:p>
    <w:p w14:paraId="5B2E687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J’te louerais jusqua faire l’echo,</w:t>
      </w:r>
    </w:p>
    <w:p w14:paraId="1E6B38C3" w14:textId="77777777" w:rsidR="00E324CC" w:rsidRDefault="00000000">
      <w:pPr>
        <w:rPr>
          <w:rFonts w:hint="eastAsia"/>
        </w:rPr>
      </w:pPr>
      <w:r>
        <w:rPr>
          <w:rFonts w:ascii="Times New Roman" w:hAnsi="Times New Roman"/>
          <w:color w:val="000000"/>
          <w:sz w:val="22"/>
          <w:szCs w:val="22"/>
        </w:rPr>
        <w:tab/>
        <w:t xml:space="preserve">Te </w:t>
      </w:r>
      <w:commentRangeStart w:id="92"/>
      <w:r>
        <w:rPr>
          <w:rFonts w:ascii="Times New Roman" w:hAnsi="Times New Roman"/>
          <w:color w:val="000000"/>
          <w:sz w:val="22"/>
          <w:szCs w:val="22"/>
        </w:rPr>
        <w:t>louai</w:t>
      </w:r>
      <w:commentRangeEnd w:id="92"/>
      <w:r w:rsidR="00C04F40">
        <w:rPr>
          <w:rStyle w:val="CommentReference"/>
          <w:rFonts w:cs="Mangal"/>
        </w:rPr>
        <w:commentReference w:id="92"/>
      </w:r>
      <w:r>
        <w:rPr>
          <w:rFonts w:ascii="Times New Roman" w:hAnsi="Times New Roman"/>
          <w:color w:val="000000"/>
          <w:sz w:val="22"/>
          <w:szCs w:val="22"/>
        </w:rPr>
        <w:t xml:space="preserve"> derchè. - Hahlai la, j’dis.- </w:t>
      </w:r>
    </w:p>
    <w:p w14:paraId="126D50E8" w14:textId="77777777" w:rsidR="00E324CC" w:rsidRDefault="00000000">
      <w:pPr>
        <w:rPr>
          <w:rFonts w:hint="eastAsia"/>
        </w:rPr>
      </w:pPr>
      <w:r>
        <w:rPr>
          <w:rFonts w:ascii="Times New Roman" w:hAnsi="Times New Roman"/>
          <w:color w:val="000000"/>
          <w:sz w:val="22"/>
          <w:szCs w:val="22"/>
        </w:rPr>
        <w:tab/>
        <w:t>Auve rhubarbe sennè, ou aucune aut drogue</w:t>
      </w:r>
    </w:p>
    <w:p w14:paraId="06C5936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sacherait lz’Angyais d’ichin? O tu pahlai d’aeux?</w:t>
      </w:r>
    </w:p>
    <w:p w14:paraId="64B37B1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 Oui, men bouan Seigneur; vot royautai a s’preparai</w:t>
      </w:r>
    </w:p>
    <w:p w14:paraId="54867B3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Nou fait oui quik chose. </w:t>
      </w:r>
    </w:p>
    <w:p w14:paraId="463301D1" w14:textId="77777777" w:rsidR="00E324CC" w:rsidRDefault="00000000">
      <w:pPr>
        <w:rPr>
          <w:rFonts w:hint="eastAsia"/>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Apportai la souventre de mè.</w:t>
      </w:r>
    </w:p>
    <w:p w14:paraId="2DD99847" w14:textId="77777777" w:rsidR="00E324CC" w:rsidRDefault="00000000">
      <w:pPr>
        <w:rPr>
          <w:rFonts w:hint="eastAsia"/>
        </w:rPr>
      </w:pPr>
      <w:r>
        <w:rPr>
          <w:rFonts w:ascii="Times New Roman" w:hAnsi="Times New Roman"/>
          <w:color w:val="000000"/>
          <w:sz w:val="22"/>
          <w:szCs w:val="22"/>
        </w:rPr>
        <w:tab/>
        <w:t xml:space="preserve">J’en s’rait ni effraias ni dla mort ni dla ruine </w:t>
      </w:r>
    </w:p>
    <w:p w14:paraId="0FB39E1C" w14:textId="18CC8F43" w:rsidR="00E324CC" w:rsidRDefault="00000000">
      <w:pPr>
        <w:rPr>
          <w:rFonts w:ascii="Times New Roman" w:hAnsi="Times New Roman"/>
          <w:color w:val="000000"/>
          <w:sz w:val="22"/>
          <w:szCs w:val="22"/>
        </w:rPr>
      </w:pPr>
      <w:r>
        <w:rPr>
          <w:rFonts w:ascii="Times New Roman" w:hAnsi="Times New Roman"/>
          <w:color w:val="000000"/>
          <w:sz w:val="22"/>
          <w:szCs w:val="22"/>
        </w:rPr>
        <w:tab/>
        <w:t>D’vant que l’bouais d’</w:t>
      </w:r>
      <w:r w:rsidR="00C51021">
        <w:rPr>
          <w:rFonts w:ascii="Times New Roman" w:hAnsi="Times New Roman"/>
          <w:color w:val="000000"/>
          <w:sz w:val="22"/>
          <w:szCs w:val="22"/>
        </w:rPr>
        <w:t>B</w:t>
      </w:r>
      <w:r>
        <w:rPr>
          <w:rFonts w:ascii="Times New Roman" w:hAnsi="Times New Roman"/>
          <w:color w:val="000000"/>
          <w:sz w:val="22"/>
          <w:szCs w:val="22"/>
        </w:rPr>
        <w:t>irnam ne viaenne a Dunsinane.</w:t>
      </w:r>
    </w:p>
    <w:p w14:paraId="78C542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4286E16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Doc:</w:t>
      </w:r>
      <w:r>
        <w:rPr>
          <w:rStyle w:val="EndnoteAnchor"/>
          <w:rFonts w:ascii="Times New Roman" w:hAnsi="Times New Roman"/>
          <w:color w:val="000000"/>
          <w:sz w:val="22"/>
          <w:szCs w:val="22"/>
        </w:rPr>
        <w:endnoteReference w:id="23"/>
      </w:r>
      <w:r>
        <w:rPr>
          <w:rFonts w:ascii="Times New Roman" w:hAnsi="Times New Roman"/>
          <w:color w:val="000000"/>
          <w:sz w:val="22"/>
          <w:szCs w:val="22"/>
        </w:rPr>
        <w:t xml:space="preserve"> Si j’etais hors de Dunsinane et cyair,</w:t>
      </w:r>
    </w:p>
    <w:p w14:paraId="4B81F82C" w14:textId="77777777" w:rsidR="00E324CC" w:rsidRDefault="00000000">
      <w:pPr>
        <w:rPr>
          <w:rFonts w:hint="eastAsia"/>
        </w:rPr>
      </w:pPr>
      <w:r>
        <w:rPr>
          <w:rFonts w:ascii="Times New Roman" w:hAnsi="Times New Roman"/>
          <w:color w:val="000000"/>
          <w:sz w:val="22"/>
          <w:szCs w:val="22"/>
        </w:rPr>
        <w:tab/>
        <w:t>A paiene le gaens m’pousserait a y v’ni.</w:t>
      </w:r>
    </w:p>
    <w:p w14:paraId="541A7BF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17126D41" w14:textId="77777777" w:rsidR="00E324CC" w:rsidRDefault="00E324CC">
      <w:pPr>
        <w:rPr>
          <w:rFonts w:ascii="Times New Roman" w:hAnsi="Times New Roman"/>
          <w:color w:val="000000"/>
          <w:sz w:val="22"/>
          <w:szCs w:val="22"/>
        </w:rPr>
      </w:pPr>
    </w:p>
    <w:p w14:paraId="38F604C5" w14:textId="77777777" w:rsidR="00E324CC" w:rsidRDefault="00000000">
      <w:pPr>
        <w:jc w:val="center"/>
        <w:rPr>
          <w:rFonts w:hint="eastAsia"/>
        </w:rPr>
      </w:pPr>
      <w:r>
        <w:rPr>
          <w:rFonts w:ascii="Times New Roman" w:hAnsi="Times New Roman"/>
          <w:color w:val="000000"/>
          <w:sz w:val="22"/>
          <w:szCs w:val="22"/>
        </w:rPr>
        <w:t>Scene 4.</w:t>
      </w:r>
      <w:r>
        <w:rPr>
          <w:rFonts w:ascii="Times New Roman" w:hAnsi="Times New Roman"/>
          <w:color w:val="000000"/>
          <w:sz w:val="22"/>
          <w:szCs w:val="22"/>
        </w:rPr>
        <w:tab/>
      </w:r>
      <w:commentRangeStart w:id="93"/>
      <w:r>
        <w:rPr>
          <w:rFonts w:ascii="Times New Roman" w:hAnsi="Times New Roman"/>
          <w:color w:val="000000"/>
          <w:sz w:val="22"/>
          <w:szCs w:val="22"/>
        </w:rPr>
        <w:t>L’paias apr</w:t>
      </w:r>
      <w:commentRangeEnd w:id="93"/>
      <w:r w:rsidR="00C51021">
        <w:rPr>
          <w:rStyle w:val="CommentReference"/>
          <w:rFonts w:cs="Mangal"/>
        </w:rPr>
        <w:commentReference w:id="93"/>
      </w:r>
      <w:r>
        <w:rPr>
          <w:rFonts w:ascii="Times New Roman" w:hAnsi="Times New Roman"/>
          <w:color w:val="000000"/>
          <w:sz w:val="22"/>
          <w:szCs w:val="22"/>
        </w:rPr>
        <w:t>ès Dunsinane</w:t>
      </w:r>
      <w:r>
        <w:rPr>
          <w:rStyle w:val="EndnoteAnchor"/>
          <w:rFonts w:ascii="Times New Roman" w:hAnsi="Times New Roman"/>
          <w:color w:val="000000"/>
          <w:sz w:val="22"/>
          <w:szCs w:val="22"/>
        </w:rPr>
        <w:endnoteReference w:id="24"/>
      </w:r>
      <w:r>
        <w:rPr>
          <w:rFonts w:ascii="Times New Roman" w:hAnsi="Times New Roman"/>
          <w:color w:val="000000"/>
          <w:sz w:val="22"/>
          <w:szCs w:val="22"/>
        </w:rPr>
        <w:t xml:space="preserve">. Une bouaiezrie en veux. </w:t>
      </w:r>
    </w:p>
    <w:p w14:paraId="5121CF35"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r>
    </w:p>
    <w:p w14:paraId="191715B3" w14:textId="77777777" w:rsidR="00E324CC" w:rsidRDefault="00000000">
      <w:pPr>
        <w:jc w:val="center"/>
        <w:rPr>
          <w:rFonts w:hint="eastAsia"/>
        </w:rPr>
      </w:pPr>
      <w:r>
        <w:rPr>
          <w:rFonts w:ascii="Times New Roman" w:hAnsi="Times New Roman"/>
          <w:color w:val="000000"/>
          <w:sz w:val="22"/>
          <w:szCs w:val="22"/>
        </w:rPr>
        <w:t>Entre, auve tabouarins et couleurs, Malcolm, l’vier Siward et sen Fi, Macduff, Mentieth, Caithness, Angus, Lenox, Rosse, et soudards, marchant.</w:t>
      </w:r>
    </w:p>
    <w:p w14:paraId="25A827A8" w14:textId="77777777" w:rsidR="00E324CC" w:rsidRDefault="00E324CC">
      <w:pPr>
        <w:jc w:val="center"/>
        <w:rPr>
          <w:rFonts w:ascii="Times New Roman" w:hAnsi="Times New Roman"/>
          <w:color w:val="000000"/>
          <w:sz w:val="22"/>
          <w:szCs w:val="22"/>
        </w:rPr>
      </w:pPr>
    </w:p>
    <w:p w14:paraId="3F061147" w14:textId="7AA0B768" w:rsidR="00E324CC" w:rsidRDefault="00000000">
      <w:pPr>
        <w:rPr>
          <w:rFonts w:ascii="Times New Roman" w:hAnsi="Times New Roman"/>
          <w:color w:val="000000"/>
          <w:sz w:val="22"/>
          <w:szCs w:val="22"/>
        </w:rPr>
      </w:pPr>
      <w:r>
        <w:rPr>
          <w:rFonts w:ascii="Times New Roman" w:hAnsi="Times New Roman"/>
          <w:color w:val="000000"/>
          <w:sz w:val="22"/>
          <w:szCs w:val="22"/>
        </w:rPr>
        <w:t>Mal: Cousins, j’espere que l’temps aie d’p</w:t>
      </w:r>
      <w:r w:rsidR="00C51021">
        <w:rPr>
          <w:rFonts w:ascii="Times New Roman" w:hAnsi="Times New Roman"/>
          <w:color w:val="000000"/>
          <w:sz w:val="22"/>
          <w:szCs w:val="22"/>
        </w:rPr>
        <w:t>re</w:t>
      </w:r>
      <w:r>
        <w:rPr>
          <w:rFonts w:ascii="Times New Roman" w:hAnsi="Times New Roman"/>
          <w:color w:val="000000"/>
          <w:sz w:val="22"/>
          <w:szCs w:val="22"/>
        </w:rPr>
        <w:t>t shu caoup</w:t>
      </w:r>
    </w:p>
    <w:p w14:paraId="66D1A1F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Qu’laie chambres s’rons en seuretai. </w:t>
      </w:r>
    </w:p>
    <w:p w14:paraId="133E698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J’naen douton pouin entou. </w:t>
      </w:r>
    </w:p>
    <w:p w14:paraId="5C6324C0" w14:textId="02A90839" w:rsidR="00E324CC" w:rsidRDefault="00000000">
      <w:pPr>
        <w:rPr>
          <w:rFonts w:hint="eastAsia"/>
        </w:rPr>
      </w:pPr>
      <w:r>
        <w:rPr>
          <w:rFonts w:ascii="Times New Roman" w:hAnsi="Times New Roman"/>
          <w:color w:val="000000"/>
          <w:sz w:val="22"/>
          <w:szCs w:val="22"/>
        </w:rPr>
        <w:t>Siw: Kiei bouais qu’ sh’aie la endrè no</w:t>
      </w:r>
      <w:r w:rsidR="00525334">
        <w:rPr>
          <w:rFonts w:ascii="Times New Roman" w:hAnsi="Times New Roman"/>
          <w:color w:val="000000"/>
          <w:sz w:val="22"/>
          <w:szCs w:val="22"/>
        </w:rPr>
        <w:t>n</w:t>
      </w:r>
      <w:r>
        <w:rPr>
          <w:rFonts w:ascii="Times New Roman" w:hAnsi="Times New Roman"/>
          <w:color w:val="000000"/>
          <w:sz w:val="22"/>
          <w:szCs w:val="22"/>
        </w:rPr>
        <w:t>?</w:t>
      </w:r>
    </w:p>
    <w:p w14:paraId="6285C93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Men: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La bouaiezrie d’Birnam.</w:t>
      </w:r>
    </w:p>
    <w:p w14:paraId="418634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Que tous laie sourdards coppe chacun leux branque</w:t>
      </w:r>
    </w:p>
    <w:p w14:paraId="548B93D5" w14:textId="77777777" w:rsidR="00E324CC" w:rsidRDefault="00000000">
      <w:pPr>
        <w:rPr>
          <w:rFonts w:hint="eastAsia"/>
        </w:rPr>
      </w:pPr>
      <w:r>
        <w:rPr>
          <w:rFonts w:ascii="Times New Roman" w:hAnsi="Times New Roman"/>
          <w:color w:val="000000"/>
          <w:sz w:val="22"/>
          <w:szCs w:val="22"/>
        </w:rPr>
        <w:tab/>
        <w:t>Et la porte endrè yaeux: par chunna j’muchron</w:t>
      </w:r>
    </w:p>
    <w:p w14:paraId="09B340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forche d’notre armaie, et laie f’ra leux trompai</w:t>
      </w:r>
    </w:p>
    <w:p w14:paraId="3CB0CF9E" w14:textId="29AD1480" w:rsidR="00E324CC" w:rsidRDefault="00000000">
      <w:pPr>
        <w:rPr>
          <w:rFonts w:hint="eastAsia"/>
        </w:rPr>
      </w:pPr>
      <w:r>
        <w:rPr>
          <w:rFonts w:ascii="Times New Roman" w:hAnsi="Times New Roman"/>
          <w:color w:val="000000"/>
          <w:sz w:val="22"/>
          <w:szCs w:val="22"/>
        </w:rPr>
        <w:tab/>
        <w:t>Dans leux z’ideè d’no</w:t>
      </w:r>
      <w:r w:rsidR="00C51021">
        <w:rPr>
          <w:rFonts w:ascii="Times New Roman" w:hAnsi="Times New Roman"/>
          <w:color w:val="000000"/>
          <w:sz w:val="22"/>
          <w:szCs w:val="22"/>
        </w:rPr>
        <w:t>n?</w:t>
      </w:r>
      <w:r>
        <w:rPr>
          <w:rFonts w:ascii="Times New Roman" w:hAnsi="Times New Roman"/>
          <w:color w:val="000000"/>
          <w:sz w:val="22"/>
          <w:szCs w:val="22"/>
        </w:rPr>
        <w:t>.</w:t>
      </w:r>
    </w:p>
    <w:p w14:paraId="6619A3C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Sou: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Vla qui s’ra fait.</w:t>
      </w:r>
    </w:p>
    <w:p w14:paraId="00AC2EA2" w14:textId="6FF84944" w:rsidR="00E324CC" w:rsidRDefault="00000000">
      <w:pPr>
        <w:rPr>
          <w:rFonts w:hint="eastAsia"/>
        </w:rPr>
      </w:pPr>
      <w:r>
        <w:rPr>
          <w:rFonts w:ascii="Times New Roman" w:hAnsi="Times New Roman"/>
          <w:color w:val="000000"/>
          <w:sz w:val="22"/>
          <w:szCs w:val="22"/>
        </w:rPr>
        <w:t>Siw: Jn’</w:t>
      </w:r>
      <w:r w:rsidR="00C51021">
        <w:rPr>
          <w:rFonts w:ascii="Times New Roman" w:hAnsi="Times New Roman"/>
          <w:color w:val="000000"/>
          <w:sz w:val="22"/>
          <w:szCs w:val="22"/>
        </w:rPr>
        <w:t>o</w:t>
      </w:r>
      <w:r>
        <w:rPr>
          <w:rFonts w:ascii="Times New Roman" w:hAnsi="Times New Roman"/>
          <w:color w:val="000000"/>
          <w:sz w:val="22"/>
          <w:szCs w:val="22"/>
        </w:rPr>
        <w:t>yon pouin aut chose sinon que l’tyran qui s’crè seur</w:t>
      </w:r>
    </w:p>
    <w:p w14:paraId="6885B89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Reste acouare a Dunsinane, et nou laquera</w:t>
      </w:r>
    </w:p>
    <w:p w14:paraId="6D0689F6" w14:textId="77777777" w:rsidR="00E324CC" w:rsidRDefault="00000000">
      <w:pPr>
        <w:rPr>
          <w:rFonts w:hint="eastAsia"/>
        </w:rPr>
      </w:pPr>
      <w:r>
        <w:rPr>
          <w:rFonts w:ascii="Times New Roman" w:hAnsi="Times New Roman"/>
          <w:color w:val="000000"/>
          <w:sz w:val="22"/>
          <w:szCs w:val="22"/>
        </w:rPr>
        <w:tab/>
        <w:t>En apperchiè et nou campai endrè.</w:t>
      </w:r>
    </w:p>
    <w:p w14:paraId="2EE78E44" w14:textId="77777777" w:rsidR="00E324CC" w:rsidRDefault="00000000">
      <w:pPr>
        <w:rPr>
          <w:rFonts w:hint="eastAsia"/>
        </w:rPr>
      </w:pPr>
      <w:r>
        <w:rPr>
          <w:rFonts w:ascii="Times New Roman" w:hAnsi="Times New Roman"/>
          <w:color w:val="000000"/>
          <w:sz w:val="22"/>
          <w:szCs w:val="22"/>
        </w:rPr>
        <w:t xml:space="preserve">Mal: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Sh’aie la sa seule chance;</w:t>
      </w:r>
    </w:p>
    <w:p w14:paraId="04498F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Car ou’aie ql’avantage a etai bayi,</w:t>
      </w:r>
    </w:p>
    <w:p w14:paraId="151CE32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Puz ou mouains saie gens se sont revoltais dli,</w:t>
      </w:r>
    </w:p>
    <w:p w14:paraId="104291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aucuns n’serve auve li que par la forche</w:t>
      </w:r>
    </w:p>
    <w:p w14:paraId="64D4C8E5" w14:textId="77777777" w:rsidR="00E324CC" w:rsidRDefault="00000000">
      <w:pPr>
        <w:rPr>
          <w:rFonts w:hint="eastAsia"/>
        </w:rPr>
      </w:pPr>
      <w:r>
        <w:rPr>
          <w:rFonts w:ascii="Times New Roman" w:hAnsi="Times New Roman"/>
          <w:color w:val="000000"/>
          <w:sz w:val="22"/>
          <w:szCs w:val="22"/>
        </w:rPr>
        <w:tab/>
        <w:t>Mais l’coeur dèvorrai naie pouin la entou.</w:t>
      </w:r>
    </w:p>
    <w:p w14:paraId="522BDA8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Macd: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Que nos justes r’proches </w:t>
      </w:r>
    </w:p>
    <w:p w14:paraId="776B1EA4"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Serve le vrai deux qui nou viaen, et que j’nou manyon</w:t>
      </w:r>
    </w:p>
    <w:p w14:paraId="6383833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En bouans et braves soudards.</w:t>
      </w:r>
    </w:p>
    <w:p w14:paraId="474DEF1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Siw: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 xml:space="preserve">L’temps apperche </w:t>
      </w:r>
    </w:p>
    <w:p w14:paraId="13DAD10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Ou’aie que j’pourron nou daisiddai et dire</w:t>
      </w:r>
    </w:p>
    <w:p w14:paraId="4C90BFF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Kaie qui s’ra l’notre et kaie que je d’von.</w:t>
      </w:r>
    </w:p>
    <w:p w14:paraId="682083AC" w14:textId="77777777" w:rsidR="00E324CC" w:rsidRDefault="00000000">
      <w:pPr>
        <w:rPr>
          <w:rFonts w:hint="eastAsia"/>
        </w:rPr>
      </w:pPr>
      <w:r>
        <w:rPr>
          <w:rFonts w:ascii="Times New Roman" w:hAnsi="Times New Roman"/>
          <w:color w:val="000000"/>
          <w:sz w:val="22"/>
          <w:szCs w:val="22"/>
        </w:rPr>
        <w:lastRenderedPageBreak/>
        <w:tab/>
        <w:t>Daie pensaies d’gaens nou baeille une esperance pouin seure,</w:t>
      </w:r>
    </w:p>
    <w:p w14:paraId="426858BE" w14:textId="3897D56C" w:rsidR="00E324CC" w:rsidRDefault="00000000">
      <w:pPr>
        <w:rPr>
          <w:rFonts w:ascii="Times New Roman" w:hAnsi="Times New Roman"/>
          <w:color w:val="000000"/>
          <w:sz w:val="22"/>
          <w:szCs w:val="22"/>
        </w:rPr>
      </w:pPr>
      <w:r>
        <w:rPr>
          <w:rFonts w:ascii="Times New Roman" w:hAnsi="Times New Roman"/>
          <w:color w:val="000000"/>
          <w:sz w:val="22"/>
          <w:szCs w:val="22"/>
        </w:rPr>
        <w:tab/>
        <w:t>Mais laie caoups pour gagni</w:t>
      </w:r>
      <w:r w:rsidR="00997717">
        <w:rPr>
          <w:rFonts w:ascii="Times New Roman" w:hAnsi="Times New Roman"/>
          <w:color w:val="000000"/>
          <w:sz w:val="22"/>
          <w:szCs w:val="22"/>
        </w:rPr>
        <w:t>è</w:t>
      </w:r>
      <w:r>
        <w:rPr>
          <w:rFonts w:ascii="Times New Roman" w:hAnsi="Times New Roman"/>
          <w:color w:val="000000"/>
          <w:sz w:val="22"/>
          <w:szCs w:val="22"/>
        </w:rPr>
        <w:t xml:space="preserve"> daive j</w:t>
      </w:r>
      <w:r w:rsidR="00997717">
        <w:rPr>
          <w:rFonts w:ascii="Times New Roman" w:hAnsi="Times New Roman"/>
          <w:color w:val="000000"/>
          <w:sz w:val="22"/>
          <w:szCs w:val="22"/>
        </w:rPr>
        <w:t>u</w:t>
      </w:r>
      <w:r>
        <w:rPr>
          <w:rFonts w:ascii="Times New Roman" w:hAnsi="Times New Roman"/>
          <w:color w:val="000000"/>
          <w:sz w:val="22"/>
          <w:szCs w:val="22"/>
        </w:rPr>
        <w:t>ghi</w:t>
      </w:r>
      <w:r w:rsidR="00997717">
        <w:rPr>
          <w:rFonts w:ascii="Times New Roman" w:hAnsi="Times New Roman"/>
          <w:color w:val="000000"/>
          <w:sz w:val="22"/>
          <w:szCs w:val="22"/>
        </w:rPr>
        <w:t>è</w:t>
      </w:r>
      <w:r>
        <w:rPr>
          <w:rFonts w:ascii="Times New Roman" w:hAnsi="Times New Roman"/>
          <w:color w:val="000000"/>
          <w:sz w:val="22"/>
          <w:szCs w:val="22"/>
        </w:rPr>
        <w:t>,</w:t>
      </w:r>
    </w:p>
    <w:p w14:paraId="38214325" w14:textId="33E352D9" w:rsidR="00E324CC" w:rsidRDefault="00000000">
      <w:pPr>
        <w:rPr>
          <w:rFonts w:ascii="Times New Roman" w:hAnsi="Times New Roman"/>
          <w:color w:val="000000"/>
          <w:sz w:val="22"/>
          <w:szCs w:val="22"/>
        </w:rPr>
      </w:pPr>
      <w:r>
        <w:rPr>
          <w:rFonts w:ascii="Times New Roman" w:hAnsi="Times New Roman"/>
          <w:color w:val="000000"/>
          <w:sz w:val="22"/>
          <w:szCs w:val="22"/>
        </w:rPr>
        <w:tab/>
        <w:t>Et en d’vie</w:t>
      </w:r>
      <w:r w:rsidR="00997717">
        <w:rPr>
          <w:rFonts w:ascii="Times New Roman" w:hAnsi="Times New Roman"/>
          <w:color w:val="000000"/>
          <w:sz w:val="22"/>
          <w:szCs w:val="22"/>
        </w:rPr>
        <w:t>r</w:t>
      </w:r>
      <w:r>
        <w:rPr>
          <w:rFonts w:ascii="Times New Roman" w:hAnsi="Times New Roman"/>
          <w:color w:val="000000"/>
          <w:sz w:val="22"/>
          <w:szCs w:val="22"/>
        </w:rPr>
        <w:t>s de qui marchon pour la guerre.</w:t>
      </w:r>
    </w:p>
    <w:p w14:paraId="6F19BF4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 en marchant]</w:t>
      </w:r>
    </w:p>
    <w:p w14:paraId="49CBE2A8" w14:textId="77777777" w:rsidR="00E324CC" w:rsidRDefault="00E324CC">
      <w:pPr>
        <w:rPr>
          <w:rFonts w:ascii="Times New Roman" w:hAnsi="Times New Roman"/>
          <w:color w:val="000000"/>
          <w:sz w:val="22"/>
          <w:szCs w:val="22"/>
        </w:rPr>
      </w:pPr>
    </w:p>
    <w:p w14:paraId="2DC3152F" w14:textId="77777777" w:rsidR="00E324CC" w:rsidRDefault="00E324CC">
      <w:pPr>
        <w:rPr>
          <w:rFonts w:ascii="Times New Roman" w:hAnsi="Times New Roman"/>
          <w:color w:val="000000"/>
          <w:sz w:val="22"/>
          <w:szCs w:val="22"/>
        </w:rPr>
      </w:pPr>
    </w:p>
    <w:p w14:paraId="301070DC" w14:textId="77777777" w:rsidR="00E324CC" w:rsidRDefault="00000000">
      <w:pPr>
        <w:jc w:val="center"/>
        <w:rPr>
          <w:rFonts w:hint="eastAsia"/>
        </w:rPr>
      </w:pPr>
      <w:r>
        <w:rPr>
          <w:rFonts w:ascii="Times New Roman" w:hAnsi="Times New Roman"/>
          <w:color w:val="000000"/>
          <w:sz w:val="22"/>
          <w:szCs w:val="22"/>
        </w:rPr>
        <w:t>Scene 5.</w:t>
      </w:r>
      <w:r>
        <w:rPr>
          <w:rFonts w:ascii="Times New Roman" w:hAnsi="Times New Roman"/>
          <w:color w:val="000000"/>
          <w:sz w:val="22"/>
          <w:szCs w:val="22"/>
        </w:rPr>
        <w:tab/>
        <w:t>Dunsinane.</w:t>
      </w:r>
      <w:r>
        <w:rPr>
          <w:rFonts w:ascii="Times New Roman" w:hAnsi="Times New Roman"/>
          <w:color w:val="000000"/>
          <w:sz w:val="22"/>
          <w:szCs w:val="22"/>
        </w:rPr>
        <w:tab/>
        <w:t>En d’dans du Chatè.</w:t>
      </w:r>
    </w:p>
    <w:p w14:paraId="01C67806" w14:textId="77777777" w:rsidR="00E324CC" w:rsidRDefault="00E324CC">
      <w:pPr>
        <w:jc w:val="center"/>
        <w:rPr>
          <w:rFonts w:ascii="Times New Roman" w:hAnsi="Times New Roman"/>
          <w:color w:val="000000"/>
          <w:sz w:val="22"/>
          <w:szCs w:val="22"/>
        </w:rPr>
      </w:pPr>
    </w:p>
    <w:p w14:paraId="35F73853" w14:textId="77777777" w:rsidR="00E324CC" w:rsidRDefault="00000000">
      <w:pPr>
        <w:jc w:val="center"/>
        <w:rPr>
          <w:rFonts w:hint="eastAsia"/>
        </w:rPr>
      </w:pPr>
      <w:r>
        <w:rPr>
          <w:rFonts w:ascii="Times New Roman" w:hAnsi="Times New Roman"/>
          <w:color w:val="000000"/>
          <w:sz w:val="22"/>
          <w:szCs w:val="22"/>
        </w:rPr>
        <w:t>Entre, auve tambourins et couleurs, Macbeth, Seyton, et Soudards.</w:t>
      </w:r>
    </w:p>
    <w:p w14:paraId="6838A031" w14:textId="77777777" w:rsidR="00E324CC" w:rsidRDefault="00E324CC">
      <w:pPr>
        <w:jc w:val="center"/>
        <w:rPr>
          <w:rFonts w:ascii="Times New Roman" w:hAnsi="Times New Roman"/>
          <w:color w:val="000000"/>
          <w:sz w:val="22"/>
          <w:szCs w:val="22"/>
        </w:rPr>
      </w:pPr>
    </w:p>
    <w:p w14:paraId="5F66790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Pendai nos couleurs su laie muralles de t’hors;</w:t>
      </w:r>
    </w:p>
    <w:p w14:paraId="793ECE39" w14:textId="77777777" w:rsidR="00E324CC" w:rsidRDefault="00000000">
      <w:pPr>
        <w:rPr>
          <w:rFonts w:hint="eastAsia"/>
        </w:rPr>
      </w:pPr>
      <w:r>
        <w:rPr>
          <w:rFonts w:ascii="Times New Roman" w:hAnsi="Times New Roman"/>
          <w:color w:val="000000"/>
          <w:sz w:val="22"/>
          <w:szCs w:val="22"/>
        </w:rPr>
        <w:tab/>
        <w:t>Le cri aie acouare ‘Laie vlo!’ La forche d’not chatè</w:t>
      </w:r>
    </w:p>
    <w:p w14:paraId="797A4D20" w14:textId="77777777" w:rsidR="00E324CC" w:rsidRDefault="00000000">
      <w:pPr>
        <w:rPr>
          <w:rFonts w:hint="eastAsia"/>
        </w:rPr>
      </w:pPr>
      <w:r>
        <w:rPr>
          <w:rFonts w:ascii="Times New Roman" w:hAnsi="Times New Roman"/>
          <w:color w:val="000000"/>
          <w:sz w:val="22"/>
          <w:szCs w:val="22"/>
        </w:rPr>
        <w:tab/>
        <w:t>S’moquera d’une attaque; laquie laie restai la</w:t>
      </w:r>
    </w:p>
    <w:p w14:paraId="63EDBE88" w14:textId="32EE14AB" w:rsidR="00E324CC" w:rsidRDefault="00000000">
      <w:pPr>
        <w:rPr>
          <w:rFonts w:hint="eastAsia"/>
        </w:rPr>
      </w:pPr>
      <w:r>
        <w:rPr>
          <w:rFonts w:ascii="Times New Roman" w:hAnsi="Times New Roman"/>
          <w:color w:val="000000"/>
          <w:sz w:val="22"/>
          <w:szCs w:val="22"/>
        </w:rPr>
        <w:tab/>
        <w:t>Entchè qu’la faie</w:t>
      </w:r>
      <w:r w:rsidR="00997717">
        <w:rPr>
          <w:rFonts w:ascii="Times New Roman" w:hAnsi="Times New Roman"/>
          <w:color w:val="000000"/>
          <w:sz w:val="22"/>
          <w:szCs w:val="22"/>
        </w:rPr>
        <w:t>m</w:t>
      </w:r>
      <w:r>
        <w:rPr>
          <w:rFonts w:ascii="Times New Roman" w:hAnsi="Times New Roman"/>
          <w:color w:val="000000"/>
          <w:sz w:val="22"/>
          <w:szCs w:val="22"/>
        </w:rPr>
        <w:t xml:space="preserve"> la set et la maladie laie </w:t>
      </w:r>
      <w:commentRangeStart w:id="94"/>
      <w:r>
        <w:rPr>
          <w:rFonts w:ascii="Times New Roman" w:hAnsi="Times New Roman"/>
          <w:color w:val="000000"/>
          <w:sz w:val="22"/>
          <w:szCs w:val="22"/>
        </w:rPr>
        <w:t>maghue;</w:t>
      </w:r>
      <w:commentRangeEnd w:id="94"/>
      <w:r w:rsidR="00997717">
        <w:rPr>
          <w:rStyle w:val="CommentReference"/>
          <w:rFonts w:cs="Mangal"/>
        </w:rPr>
        <w:commentReference w:id="94"/>
      </w:r>
    </w:p>
    <w:p w14:paraId="32B355A0" w14:textId="729BA2AF" w:rsidR="00E324CC" w:rsidRDefault="00000000">
      <w:pPr>
        <w:rPr>
          <w:rFonts w:ascii="Times New Roman" w:hAnsi="Times New Roman"/>
          <w:color w:val="000000"/>
          <w:sz w:val="22"/>
          <w:szCs w:val="22"/>
        </w:rPr>
      </w:pPr>
      <w:r>
        <w:rPr>
          <w:rFonts w:ascii="Times New Roman" w:hAnsi="Times New Roman"/>
          <w:color w:val="000000"/>
          <w:sz w:val="22"/>
          <w:szCs w:val="22"/>
        </w:rPr>
        <w:tab/>
        <w:t>Si n’laie pouin forts par laie siaens de d’dauve no</w:t>
      </w:r>
      <w:r w:rsidR="00525334">
        <w:rPr>
          <w:rFonts w:ascii="Times New Roman" w:hAnsi="Times New Roman"/>
          <w:color w:val="000000"/>
          <w:sz w:val="22"/>
          <w:szCs w:val="22"/>
        </w:rPr>
        <w:t>n</w:t>
      </w:r>
      <w:r>
        <w:rPr>
          <w:rFonts w:ascii="Times New Roman" w:hAnsi="Times New Roman"/>
          <w:color w:val="000000"/>
          <w:sz w:val="22"/>
          <w:szCs w:val="22"/>
        </w:rPr>
        <w:t>,</w:t>
      </w:r>
    </w:p>
    <w:p w14:paraId="24E8BC62"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J’eraemes peux laie rencontrai, barbe contre barbe,</w:t>
      </w:r>
    </w:p>
    <w:p w14:paraId="0F8FCC9A" w14:textId="77777777" w:rsidR="00E324CC" w:rsidRDefault="00000000">
      <w:pPr>
        <w:rPr>
          <w:rFonts w:hint="eastAsia"/>
        </w:rPr>
      </w:pPr>
      <w:r>
        <w:rPr>
          <w:rFonts w:ascii="Times New Roman" w:hAnsi="Times New Roman"/>
          <w:color w:val="000000"/>
          <w:sz w:val="22"/>
          <w:szCs w:val="22"/>
        </w:rPr>
        <w:tab/>
        <w:t xml:space="preserve">Et laie capuchiè sie yaeux derchè. </w:t>
      </w:r>
    </w:p>
    <w:p w14:paraId="1AA8F0FC" w14:textId="7777777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[Un cri d’femmes en d’dans]</w:t>
      </w:r>
    </w:p>
    <w:p w14:paraId="5E31C07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Kiei quamas qu’ sh’aie la?</w:t>
      </w:r>
    </w:p>
    <w:p w14:paraId="35B2B6E2" w14:textId="77777777" w:rsidR="00E324CC" w:rsidRDefault="00000000">
      <w:pPr>
        <w:rPr>
          <w:rFonts w:hint="eastAsia"/>
        </w:rPr>
      </w:pPr>
      <w:r>
        <w:rPr>
          <w:rFonts w:ascii="Times New Roman" w:hAnsi="Times New Roman"/>
          <w:color w:val="000000"/>
          <w:sz w:val="22"/>
          <w:szCs w:val="22"/>
        </w:rPr>
        <w:t>Sey: Sh’aie un cri d’femmes, men bouan Seigneur.</w:t>
      </w:r>
      <w:r>
        <w:rPr>
          <w:rStyle w:val="EndnoteAnchor"/>
          <w:rFonts w:ascii="Times New Roman" w:hAnsi="Times New Roman"/>
          <w:color w:val="000000"/>
          <w:sz w:val="22"/>
          <w:szCs w:val="22"/>
        </w:rPr>
        <w:endnoteReference w:id="25"/>
      </w:r>
    </w:p>
    <w:p w14:paraId="241EC1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J’ait quazi rombiyai l’goue dla craiente.</w:t>
      </w:r>
    </w:p>
    <w:p w14:paraId="4AEEB3A8" w14:textId="77777777" w:rsidR="00E324CC" w:rsidRDefault="00000000">
      <w:pPr>
        <w:rPr>
          <w:rFonts w:hint="eastAsia"/>
        </w:rPr>
      </w:pPr>
      <w:r>
        <w:rPr>
          <w:rFonts w:ascii="Times New Roman" w:hAnsi="Times New Roman"/>
          <w:color w:val="000000"/>
          <w:sz w:val="22"/>
          <w:szCs w:val="22"/>
        </w:rPr>
        <w:tab/>
        <w:t>L’temps a etai qu’maie sens eraie rèfredi</w:t>
      </w:r>
      <w:r>
        <w:rPr>
          <w:rFonts w:ascii="Times New Roman" w:hAnsi="Times New Roman"/>
          <w:color w:val="000000"/>
          <w:sz w:val="22"/>
          <w:szCs w:val="22"/>
        </w:rPr>
        <w:tab/>
      </w:r>
    </w:p>
    <w:p w14:paraId="426F1E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oui keryai de gniet, et ma tetaie de k’vaeux</w:t>
      </w:r>
    </w:p>
    <w:p w14:paraId="3BE0D9C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 une affaire de quazi riaen erait al heure boughi </w:t>
      </w:r>
    </w:p>
    <w:p w14:paraId="3C0E6C59" w14:textId="57BD071D" w:rsidR="00E324CC" w:rsidRDefault="00000000">
      <w:pPr>
        <w:rPr>
          <w:rFonts w:ascii="Times New Roman" w:hAnsi="Times New Roman"/>
          <w:color w:val="000000"/>
          <w:sz w:val="22"/>
          <w:szCs w:val="22"/>
        </w:rPr>
      </w:pPr>
      <w:r>
        <w:rPr>
          <w:rFonts w:ascii="Times New Roman" w:hAnsi="Times New Roman"/>
          <w:color w:val="000000"/>
          <w:sz w:val="22"/>
          <w:szCs w:val="22"/>
        </w:rPr>
        <w:tab/>
        <w:t>Comme si y’avait yeux vie. j’ait soupai auve daie meurtres;</w:t>
      </w:r>
    </w:p>
    <w:p w14:paraId="105F64C2" w14:textId="09C6C0F9" w:rsidR="00E324CC" w:rsidRDefault="00000000">
      <w:pPr>
        <w:rPr>
          <w:rFonts w:hint="eastAsia"/>
        </w:rPr>
      </w:pPr>
      <w:r>
        <w:rPr>
          <w:rFonts w:ascii="Times New Roman" w:hAnsi="Times New Roman"/>
          <w:color w:val="000000"/>
          <w:sz w:val="22"/>
          <w:szCs w:val="22"/>
        </w:rPr>
        <w:tab/>
        <w:t>Laie cr</w:t>
      </w:r>
      <w:r w:rsidR="00997717">
        <w:rPr>
          <w:rFonts w:ascii="Times New Roman" w:hAnsi="Times New Roman"/>
          <w:color w:val="000000"/>
          <w:sz w:val="22"/>
          <w:szCs w:val="22"/>
        </w:rPr>
        <w:t>u</w:t>
      </w:r>
      <w:r>
        <w:rPr>
          <w:rFonts w:ascii="Times New Roman" w:hAnsi="Times New Roman"/>
          <w:color w:val="000000"/>
          <w:sz w:val="22"/>
          <w:szCs w:val="22"/>
        </w:rPr>
        <w:t>autais, famiyières a maie pensaies d’meurtre,</w:t>
      </w:r>
    </w:p>
    <w:p w14:paraId="36A91276" w14:textId="1482F801" w:rsidR="00E324CC" w:rsidRDefault="00000000">
      <w:pPr>
        <w:rPr>
          <w:rFonts w:hint="eastAsia"/>
        </w:rPr>
      </w:pPr>
      <w:r>
        <w:rPr>
          <w:rFonts w:ascii="Times New Roman" w:hAnsi="Times New Roman"/>
          <w:color w:val="000000"/>
          <w:sz w:val="22"/>
          <w:szCs w:val="22"/>
        </w:rPr>
        <w:tab/>
        <w:t>N’peuve pouin entou m’touchiè.</w:t>
      </w:r>
      <w:r>
        <w:rPr>
          <w:rStyle w:val="EndnoteAnchor"/>
          <w:rFonts w:ascii="Times New Roman" w:hAnsi="Times New Roman"/>
          <w:color w:val="000000"/>
          <w:sz w:val="22"/>
          <w:szCs w:val="22"/>
        </w:rPr>
        <w:endnoteReference w:id="26"/>
      </w:r>
      <w:r>
        <w:rPr>
          <w:rFonts w:ascii="Times New Roman" w:hAnsi="Times New Roman"/>
          <w:color w:val="000000"/>
          <w:sz w:val="22"/>
          <w:szCs w:val="22"/>
        </w:rPr>
        <w:t xml:space="preserve"> Pourqui shute cr</w:t>
      </w:r>
      <w:r w:rsidR="00997717">
        <w:rPr>
          <w:rFonts w:ascii="Times New Roman" w:hAnsi="Times New Roman"/>
          <w:color w:val="000000"/>
          <w:sz w:val="22"/>
          <w:szCs w:val="22"/>
        </w:rPr>
        <w:t>i</w:t>
      </w:r>
      <w:r>
        <w:rPr>
          <w:rFonts w:ascii="Times New Roman" w:hAnsi="Times New Roman"/>
          <w:color w:val="000000"/>
          <w:sz w:val="22"/>
          <w:szCs w:val="22"/>
        </w:rPr>
        <w:t>rie la</w:t>
      </w:r>
    </w:p>
    <w:p w14:paraId="0F36044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Sey: La raiene, men Seigneur, aie morte. </w:t>
      </w:r>
    </w:p>
    <w:p w14:paraId="264DB46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Al erait mouaru pu tard;</w:t>
      </w:r>
    </w:p>
    <w:p w14:paraId="0E0E0918" w14:textId="77777777" w:rsidR="00E324CC" w:rsidRDefault="00000000">
      <w:pPr>
        <w:rPr>
          <w:rFonts w:hint="eastAsia"/>
        </w:rPr>
      </w:pPr>
      <w:r>
        <w:rPr>
          <w:rFonts w:ascii="Times New Roman" w:hAnsi="Times New Roman"/>
          <w:color w:val="000000"/>
          <w:sz w:val="22"/>
          <w:szCs w:val="22"/>
        </w:rPr>
        <w:tab/>
        <w:t>Y’erait yeux un temps pour un tiei mot.</w:t>
      </w:r>
    </w:p>
    <w:p w14:paraId="4B7F8A0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D’maien, et d’maien, et d’maien,</w:t>
      </w:r>
    </w:p>
    <w:p w14:paraId="76DE0940" w14:textId="7F70F834" w:rsidR="00E324CC" w:rsidRDefault="00000000">
      <w:pPr>
        <w:rPr>
          <w:rFonts w:ascii="Times New Roman" w:hAnsi="Times New Roman"/>
          <w:color w:val="000000"/>
          <w:sz w:val="22"/>
          <w:szCs w:val="22"/>
        </w:rPr>
      </w:pPr>
      <w:r>
        <w:rPr>
          <w:rFonts w:ascii="Times New Roman" w:hAnsi="Times New Roman"/>
          <w:color w:val="000000"/>
          <w:sz w:val="22"/>
          <w:szCs w:val="22"/>
        </w:rPr>
        <w:tab/>
        <w:t>Garde ahaut l’p</w:t>
      </w:r>
      <w:r w:rsidR="00997717">
        <w:rPr>
          <w:rFonts w:ascii="Times New Roman" w:hAnsi="Times New Roman"/>
          <w:color w:val="000000"/>
          <w:sz w:val="22"/>
          <w:szCs w:val="22"/>
        </w:rPr>
        <w:t>a</w:t>
      </w:r>
      <w:r>
        <w:rPr>
          <w:rFonts w:ascii="Times New Roman" w:hAnsi="Times New Roman"/>
          <w:color w:val="000000"/>
          <w:sz w:val="22"/>
          <w:szCs w:val="22"/>
        </w:rPr>
        <w:t>s d’un jour a l’autre;</w:t>
      </w:r>
    </w:p>
    <w:p w14:paraId="3F15C1A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Jusqu’ au draien but du temps allouai</w:t>
      </w:r>
    </w:p>
    <w:p w14:paraId="40B20E3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tous nos hiers ont ecyairi daie fous au ch’min</w:t>
      </w:r>
    </w:p>
    <w:p w14:paraId="09D712F8" w14:textId="77777777" w:rsidR="00E324CC" w:rsidRDefault="00000000">
      <w:pPr>
        <w:rPr>
          <w:rFonts w:hint="eastAsia"/>
        </w:rPr>
      </w:pPr>
      <w:r>
        <w:rPr>
          <w:rFonts w:ascii="Times New Roman" w:hAnsi="Times New Roman"/>
          <w:color w:val="000000"/>
          <w:sz w:val="22"/>
          <w:szCs w:val="22"/>
        </w:rPr>
        <w:tab/>
        <w:t>Dla poussière dla mort. daitaient, daitaient, courte chandelle!</w:t>
      </w:r>
    </w:p>
    <w:p w14:paraId="1AFF6B2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 vie naie qu’un ombrage qui marche, un poure coumeguiaen</w:t>
      </w:r>
    </w:p>
    <w:p w14:paraId="53BF178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marche et jaient sn’heure su la pyateforme,</w:t>
      </w:r>
    </w:p>
    <w:p w14:paraId="64F58342" w14:textId="2BEEEBC9"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pie </w:t>
      </w:r>
      <w:commentRangeStart w:id="95"/>
      <w:r>
        <w:rPr>
          <w:rFonts w:ascii="Times New Roman" w:hAnsi="Times New Roman"/>
          <w:color w:val="000000"/>
          <w:sz w:val="22"/>
          <w:szCs w:val="22"/>
        </w:rPr>
        <w:t>no</w:t>
      </w:r>
      <w:r w:rsidR="00AD4571">
        <w:rPr>
          <w:rFonts w:ascii="Times New Roman" w:hAnsi="Times New Roman"/>
          <w:color w:val="000000"/>
          <w:sz w:val="22"/>
          <w:szCs w:val="22"/>
        </w:rPr>
        <w:t>n</w:t>
      </w:r>
      <w:commentRangeEnd w:id="95"/>
      <w:r w:rsidR="00AD4571">
        <w:rPr>
          <w:rStyle w:val="CommentReference"/>
          <w:rFonts w:cs="Mangal"/>
        </w:rPr>
        <w:commentReference w:id="95"/>
      </w:r>
      <w:r>
        <w:rPr>
          <w:rFonts w:ascii="Times New Roman" w:hAnsi="Times New Roman"/>
          <w:color w:val="000000"/>
          <w:sz w:val="22"/>
          <w:szCs w:val="22"/>
        </w:rPr>
        <w:t xml:space="preserve"> nl’o pouin d’autre; sh’aie un conte</w:t>
      </w:r>
    </w:p>
    <w:p w14:paraId="39B95B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Contai par un niais, pyaien d’niollin et d’quamas,</w:t>
      </w:r>
    </w:p>
    <w:p w14:paraId="16EBFC9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Qui naie riaen entou.</w:t>
      </w:r>
    </w:p>
    <w:p w14:paraId="76469AAD" w14:textId="77777777" w:rsidR="00E324CC" w:rsidRDefault="00000000">
      <w:pPr>
        <w:jc w:val="cente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Un m’saghiè entre.</w:t>
      </w:r>
    </w:p>
    <w:p w14:paraId="0DA8CCEC"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ab/>
      </w:r>
    </w:p>
    <w:p w14:paraId="1FCA26C5" w14:textId="07D85278"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Tu </w:t>
      </w:r>
      <w:r w:rsidR="00AD4571">
        <w:rPr>
          <w:rFonts w:ascii="Times New Roman" w:hAnsi="Times New Roman"/>
          <w:color w:val="000000"/>
          <w:sz w:val="22"/>
          <w:szCs w:val="22"/>
        </w:rPr>
        <w:t>v</w:t>
      </w:r>
      <w:r>
        <w:rPr>
          <w:rFonts w:ascii="Times New Roman" w:hAnsi="Times New Roman"/>
          <w:color w:val="000000"/>
          <w:sz w:val="22"/>
          <w:szCs w:val="22"/>
        </w:rPr>
        <w:t>iaens pour faire servi ta langue; tn’histouaire vite.</w:t>
      </w:r>
    </w:p>
    <w:p w14:paraId="293E0D6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Msa: Men graciaeux Seigneur,</w:t>
      </w:r>
    </w:p>
    <w:p w14:paraId="4C9557A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J’pourais biaen vou dire shu qu’ j’ait veux,</w:t>
      </w:r>
    </w:p>
    <w:p w14:paraId="18515C3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Mais n’siei pouin comme qui l’faire.</w:t>
      </w:r>
    </w:p>
    <w:p w14:paraId="044B980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Eh biaen, dizai, mousieu.</w:t>
      </w:r>
    </w:p>
    <w:p w14:paraId="6314FE0B" w14:textId="13DF6DF7" w:rsidR="00E324CC" w:rsidRDefault="00000000">
      <w:pPr>
        <w:rPr>
          <w:rFonts w:ascii="Times New Roman" w:hAnsi="Times New Roman"/>
          <w:color w:val="000000"/>
          <w:sz w:val="22"/>
          <w:szCs w:val="22"/>
        </w:rPr>
      </w:pPr>
      <w:r>
        <w:rPr>
          <w:rFonts w:ascii="Times New Roman" w:hAnsi="Times New Roman"/>
          <w:color w:val="000000"/>
          <w:sz w:val="22"/>
          <w:szCs w:val="22"/>
        </w:rPr>
        <w:t>Msa: Comme j’etais butai a faire garde su la hauteur,</w:t>
      </w:r>
      <w:r w:rsidR="002266BF">
        <w:rPr>
          <w:rFonts w:ascii="Times New Roman" w:hAnsi="Times New Roman"/>
          <w:color w:val="000000"/>
          <w:sz w:val="22"/>
          <w:szCs w:val="22"/>
        </w:rPr>
        <w:t xml:space="preserve"> </w:t>
      </w:r>
    </w:p>
    <w:p w14:paraId="3762C53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J’ait r’gardai en d’viers Birnam, et al heure j’ait creux,</w:t>
      </w:r>
    </w:p>
    <w:p w14:paraId="63357572" w14:textId="77777777" w:rsidR="00E324CC" w:rsidRDefault="00000000">
      <w:pPr>
        <w:rPr>
          <w:rFonts w:hint="eastAsia"/>
        </w:rPr>
      </w:pPr>
      <w:r>
        <w:rPr>
          <w:rFonts w:ascii="Times New Roman" w:hAnsi="Times New Roman"/>
          <w:color w:val="000000"/>
          <w:sz w:val="22"/>
          <w:szCs w:val="22"/>
        </w:rPr>
        <w:tab/>
        <w:t xml:space="preserve">Que l’bouais a c’menchi a boughié. </w:t>
      </w:r>
    </w:p>
    <w:p w14:paraId="14E790C6" w14:textId="77777777" w:rsidR="00E324CC" w:rsidRDefault="00000000">
      <w:pPr>
        <w:rPr>
          <w:rFonts w:hint="eastAsia"/>
        </w:rPr>
      </w:pPr>
      <w:r>
        <w:rPr>
          <w:rFonts w:ascii="Times New Roman" w:hAnsi="Times New Roman"/>
          <w:color w:val="000000"/>
          <w:sz w:val="22"/>
          <w:szCs w:val="22"/>
        </w:rPr>
        <w:t>Mac: Menteux et eskiave!</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l’frappe]</w:t>
      </w:r>
      <w:r>
        <w:rPr>
          <w:rStyle w:val="EndnoteAnchor"/>
          <w:rFonts w:ascii="Times New Roman" w:hAnsi="Times New Roman"/>
          <w:color w:val="000000"/>
          <w:sz w:val="22"/>
          <w:szCs w:val="22"/>
        </w:rPr>
        <w:endnoteReference w:id="27"/>
      </w:r>
    </w:p>
    <w:p w14:paraId="12A9C72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Msa: Que j’endure vot colere si sh’naie pouin d’meme:</w:t>
      </w:r>
    </w:p>
    <w:p w14:paraId="164A3176" w14:textId="7A89781F" w:rsidR="00E324CC" w:rsidRDefault="00000000">
      <w:pPr>
        <w:rPr>
          <w:rFonts w:hint="eastAsia"/>
        </w:rPr>
      </w:pPr>
      <w:r>
        <w:rPr>
          <w:rFonts w:ascii="Times New Roman" w:hAnsi="Times New Roman"/>
          <w:color w:val="000000"/>
          <w:sz w:val="22"/>
          <w:szCs w:val="22"/>
        </w:rPr>
        <w:tab/>
        <w:t>A tr</w:t>
      </w:r>
      <w:r w:rsidR="005F18A0">
        <w:rPr>
          <w:rFonts w:ascii="Times New Roman" w:hAnsi="Times New Roman"/>
          <w:color w:val="000000"/>
          <w:sz w:val="22"/>
          <w:szCs w:val="22"/>
        </w:rPr>
        <w:t>e</w:t>
      </w:r>
      <w:r>
        <w:rPr>
          <w:rFonts w:ascii="Times New Roman" w:hAnsi="Times New Roman"/>
          <w:color w:val="000000"/>
          <w:sz w:val="22"/>
          <w:szCs w:val="22"/>
        </w:rPr>
        <w:t>è milles d’ichin vou pouv</w:t>
      </w:r>
      <w:r w:rsidR="004938F7">
        <w:rPr>
          <w:rFonts w:ascii="Times New Roman" w:hAnsi="Times New Roman"/>
          <w:color w:val="000000"/>
          <w:sz w:val="22"/>
          <w:szCs w:val="22"/>
        </w:rPr>
        <w:t>ai</w:t>
      </w:r>
      <w:r>
        <w:rPr>
          <w:rFonts w:ascii="Times New Roman" w:hAnsi="Times New Roman"/>
          <w:color w:val="000000"/>
          <w:sz w:val="22"/>
          <w:szCs w:val="22"/>
        </w:rPr>
        <w:t xml:space="preserve"> l’vè v’ni;</w:t>
      </w:r>
    </w:p>
    <w:p w14:paraId="37582CD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J’dis, une bouaiezrie qui bouge.</w:t>
      </w:r>
    </w:p>
    <w:p w14:paraId="4CBE38E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 </w:t>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Si tu n’dis pouin la veritai,</w:t>
      </w:r>
    </w:p>
    <w:p w14:paraId="389A0A94" w14:textId="77777777" w:rsidR="00E324CC" w:rsidRDefault="00000000">
      <w:pPr>
        <w:rPr>
          <w:rFonts w:hint="eastAsia"/>
        </w:rPr>
      </w:pPr>
      <w:r>
        <w:rPr>
          <w:rFonts w:ascii="Times New Roman" w:hAnsi="Times New Roman"/>
          <w:color w:val="000000"/>
          <w:sz w:val="22"/>
          <w:szCs w:val="22"/>
        </w:rPr>
        <w:tab/>
        <w:t>Su la perchaiene arbe tu pendras en vie,</w:t>
      </w:r>
    </w:p>
    <w:p w14:paraId="089491A2" w14:textId="77777777" w:rsidR="00E324CC" w:rsidRDefault="00000000">
      <w:pPr>
        <w:rPr>
          <w:rFonts w:hint="eastAsia"/>
        </w:rPr>
      </w:pPr>
      <w:r>
        <w:rPr>
          <w:rFonts w:ascii="Times New Roman" w:hAnsi="Times New Roman"/>
          <w:color w:val="000000"/>
          <w:sz w:val="22"/>
          <w:szCs w:val="22"/>
        </w:rPr>
        <w:tab/>
        <w:t>Entchè qu’la faiem n’tè tue; si ta herangue aie vraie,</w:t>
      </w:r>
    </w:p>
    <w:p w14:paraId="46A39A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J’en m’ensie pouin si tu m’en fais autant.</w:t>
      </w:r>
    </w:p>
    <w:p w14:paraId="0D65C9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Je r’entre le couarage, et c’menche </w:t>
      </w:r>
    </w:p>
    <w:p w14:paraId="14F262B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A doutai dla veritai et fidelitai dl’espirit</w:t>
      </w:r>
    </w:p>
    <w:p w14:paraId="31C2ED2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Kaie comme la veritai; ‘Ne craiens pouin que l’bouais d’Birnam</w:t>
      </w:r>
    </w:p>
    <w:p w14:paraId="1E112B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Ne viaenne a Dunsinane’; et oshteure un bouais</w:t>
      </w:r>
    </w:p>
    <w:p w14:paraId="13BC56F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Marche en d’viers Dunsinane. Armoue, armoue, et sortai!</w:t>
      </w:r>
    </w:p>
    <w:p w14:paraId="3B60C4B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shunshin qui viaen d’nou dire aie vrai,</w:t>
      </w:r>
    </w:p>
    <w:p w14:paraId="0A67F79A" w14:textId="4C9631FF" w:rsidR="00E324CC" w:rsidRDefault="00000000">
      <w:pPr>
        <w:rPr>
          <w:rFonts w:ascii="Times New Roman" w:hAnsi="Times New Roman"/>
          <w:color w:val="000000"/>
          <w:sz w:val="22"/>
          <w:szCs w:val="22"/>
        </w:rPr>
      </w:pPr>
      <w:r>
        <w:rPr>
          <w:rFonts w:ascii="Times New Roman" w:hAnsi="Times New Roman"/>
          <w:color w:val="000000"/>
          <w:sz w:val="22"/>
          <w:szCs w:val="22"/>
        </w:rPr>
        <w:tab/>
        <w:t>No</w:t>
      </w:r>
      <w:r w:rsidR="004938F7">
        <w:rPr>
          <w:rFonts w:ascii="Times New Roman" w:hAnsi="Times New Roman"/>
          <w:color w:val="000000"/>
          <w:sz w:val="22"/>
          <w:szCs w:val="22"/>
        </w:rPr>
        <w:t>-n</w:t>
      </w:r>
      <w:r>
        <w:rPr>
          <w:rFonts w:ascii="Times New Roman" w:hAnsi="Times New Roman"/>
          <w:color w:val="000000"/>
          <w:sz w:val="22"/>
          <w:szCs w:val="22"/>
        </w:rPr>
        <w:t>u n’peut ni sorti d’ichin ni y restai.</w:t>
      </w:r>
    </w:p>
    <w:p w14:paraId="5192953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 c’menche a eaet ennyai du soleil,</w:t>
      </w:r>
    </w:p>
    <w:p w14:paraId="7F73BA7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voudrais que l’manoir dla terre s’rait defait.</w:t>
      </w:r>
    </w:p>
    <w:p w14:paraId="15C4823B" w14:textId="77777777" w:rsidR="00E324CC" w:rsidRDefault="00000000">
      <w:pPr>
        <w:rPr>
          <w:rFonts w:hint="eastAsia"/>
        </w:rPr>
      </w:pPr>
      <w:r>
        <w:rPr>
          <w:rFonts w:ascii="Times New Roman" w:hAnsi="Times New Roman"/>
          <w:color w:val="000000"/>
          <w:sz w:val="22"/>
          <w:szCs w:val="22"/>
        </w:rPr>
        <w:tab/>
        <w:t>Sounai la cyoque d’alarme! Vente, vent! viaen, ruine!</w:t>
      </w:r>
    </w:p>
    <w:p w14:paraId="2EC4CA9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J’mouiron au mouains auve l’armaeure su not dos.</w:t>
      </w:r>
    </w:p>
    <w:p w14:paraId="4E9D667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w:t>
      </w:r>
    </w:p>
    <w:p w14:paraId="07719C82" w14:textId="77777777" w:rsidR="00E324CC" w:rsidRDefault="00E324CC">
      <w:pPr>
        <w:rPr>
          <w:rFonts w:ascii="Times New Roman" w:hAnsi="Times New Roman"/>
          <w:color w:val="000000"/>
          <w:sz w:val="22"/>
          <w:szCs w:val="22"/>
        </w:rPr>
      </w:pPr>
    </w:p>
    <w:p w14:paraId="2C8DEB90" w14:textId="77777777" w:rsidR="00E324CC" w:rsidRDefault="00000000">
      <w:pPr>
        <w:rPr>
          <w:rFonts w:hint="eastAsia"/>
        </w:rPr>
      </w:pPr>
      <w:r>
        <w:rPr>
          <w:rFonts w:ascii="Times New Roman" w:hAnsi="Times New Roman"/>
          <w:color w:val="000000"/>
          <w:sz w:val="22"/>
          <w:szCs w:val="22"/>
        </w:rPr>
        <w:t>Scene 6.</w:t>
      </w:r>
      <w:r>
        <w:rPr>
          <w:rFonts w:ascii="Times New Roman" w:hAnsi="Times New Roman"/>
          <w:color w:val="000000"/>
          <w:sz w:val="22"/>
          <w:szCs w:val="22"/>
        </w:rPr>
        <w:tab/>
        <w:t>L’meme.</w:t>
      </w:r>
      <w:r>
        <w:rPr>
          <w:rFonts w:ascii="Times New Roman" w:hAnsi="Times New Roman"/>
          <w:color w:val="000000"/>
          <w:sz w:val="22"/>
          <w:szCs w:val="22"/>
        </w:rPr>
        <w:tab/>
        <w:t>Une pyaiene endrè l’chate.</w:t>
      </w:r>
    </w:p>
    <w:p w14:paraId="5B92BFF6" w14:textId="77777777" w:rsidR="00E324CC" w:rsidRDefault="00E324CC">
      <w:pPr>
        <w:rPr>
          <w:rFonts w:ascii="Times New Roman" w:hAnsi="Times New Roman"/>
          <w:color w:val="000000"/>
          <w:sz w:val="22"/>
          <w:szCs w:val="22"/>
        </w:rPr>
      </w:pPr>
    </w:p>
    <w:p w14:paraId="27DB399A" w14:textId="77777777" w:rsidR="00E324CC" w:rsidRDefault="00000000">
      <w:pPr>
        <w:rPr>
          <w:rFonts w:ascii="Times New Roman" w:hAnsi="Times New Roman"/>
          <w:color w:val="000000"/>
          <w:sz w:val="22"/>
          <w:szCs w:val="22"/>
        </w:rPr>
      </w:pPr>
      <w:r>
        <w:rPr>
          <w:rFonts w:ascii="Times New Roman" w:hAnsi="Times New Roman"/>
          <w:color w:val="000000"/>
          <w:sz w:val="22"/>
          <w:szCs w:val="22"/>
        </w:rPr>
        <w:t>Entre auve tabouarins et couleurs Malcolm l’vier Siward Macduff &amp;c et leux forches auve daie branques</w:t>
      </w:r>
    </w:p>
    <w:p w14:paraId="203D9EBE" w14:textId="77777777" w:rsidR="00E324CC" w:rsidRDefault="00E324CC">
      <w:pPr>
        <w:rPr>
          <w:rFonts w:ascii="Times New Roman" w:hAnsi="Times New Roman"/>
          <w:color w:val="000000"/>
          <w:sz w:val="22"/>
          <w:szCs w:val="22"/>
        </w:rPr>
      </w:pPr>
    </w:p>
    <w:p w14:paraId="76FF91AC" w14:textId="56B52078"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Mal: Oshteure de pres assai echipai vos vouaelles de fielles la </w:t>
      </w:r>
    </w:p>
    <w:p w14:paraId="45846B9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mourtoue comme vou z’aites Vou famaeux onclle </w:t>
      </w:r>
    </w:p>
    <w:p w14:paraId="042086A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Auve men cousin vot bouan noblle fi </w:t>
      </w:r>
    </w:p>
    <w:p w14:paraId="6EDA85BD" w14:textId="0ECC519D" w:rsidR="00E324CC" w:rsidRDefault="00000000">
      <w:pPr>
        <w:rPr>
          <w:rFonts w:hint="eastAsia"/>
        </w:rPr>
      </w:pPr>
      <w:r>
        <w:rPr>
          <w:rFonts w:ascii="Times New Roman" w:hAnsi="Times New Roman"/>
          <w:color w:val="000000"/>
          <w:sz w:val="22"/>
          <w:szCs w:val="22"/>
        </w:rPr>
        <w:tab/>
        <w:t>Menrai</w:t>
      </w:r>
      <w:r w:rsidR="00597FC1">
        <w:rPr>
          <w:rFonts w:ascii="Times New Roman" w:hAnsi="Times New Roman"/>
          <w:color w:val="000000"/>
          <w:sz w:val="22"/>
          <w:szCs w:val="22"/>
        </w:rPr>
        <w:t>?</w:t>
      </w:r>
      <w:r>
        <w:rPr>
          <w:rFonts w:ascii="Times New Roman" w:hAnsi="Times New Roman"/>
          <w:color w:val="000000"/>
          <w:sz w:val="22"/>
          <w:szCs w:val="22"/>
        </w:rPr>
        <w:t>la prumière attaque l’bouan Macduff et no</w:t>
      </w:r>
      <w:r w:rsidR="00525334">
        <w:rPr>
          <w:rFonts w:ascii="Times New Roman" w:hAnsi="Times New Roman"/>
          <w:color w:val="000000"/>
          <w:sz w:val="22"/>
          <w:szCs w:val="22"/>
        </w:rPr>
        <w:t>n</w:t>
      </w:r>
      <w:r>
        <w:rPr>
          <w:rFonts w:ascii="Times New Roman" w:hAnsi="Times New Roman"/>
          <w:color w:val="000000"/>
          <w:sz w:val="22"/>
          <w:szCs w:val="22"/>
        </w:rPr>
        <w:t xml:space="preserve"> </w:t>
      </w:r>
    </w:p>
    <w:p w14:paraId="50499207" w14:textId="4F63A3FD" w:rsidR="00E324CC" w:rsidRDefault="00000000">
      <w:pPr>
        <w:rPr>
          <w:rFonts w:ascii="Times New Roman" w:hAnsi="Times New Roman"/>
          <w:color w:val="000000"/>
          <w:sz w:val="22"/>
          <w:szCs w:val="22"/>
        </w:rPr>
      </w:pPr>
      <w:r>
        <w:rPr>
          <w:rFonts w:ascii="Times New Roman" w:hAnsi="Times New Roman"/>
          <w:color w:val="000000"/>
          <w:sz w:val="22"/>
          <w:szCs w:val="22"/>
        </w:rPr>
        <w:tab/>
        <w:t>Praendron su no</w:t>
      </w:r>
      <w:r w:rsidR="00525334">
        <w:rPr>
          <w:rFonts w:ascii="Times New Roman" w:hAnsi="Times New Roman"/>
          <w:color w:val="000000"/>
          <w:sz w:val="22"/>
          <w:szCs w:val="22"/>
        </w:rPr>
        <w:t>n</w:t>
      </w:r>
      <w:r>
        <w:rPr>
          <w:rFonts w:ascii="Times New Roman" w:hAnsi="Times New Roman"/>
          <w:color w:val="000000"/>
          <w:sz w:val="22"/>
          <w:szCs w:val="22"/>
        </w:rPr>
        <w:t xml:space="preserve"> shu qui restera a faire</w:t>
      </w:r>
    </w:p>
    <w:p w14:paraId="317405D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Suivant no z’ordres</w:t>
      </w:r>
    </w:p>
    <w:p w14:paraId="4B0FCC4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Siw: Adi</w:t>
      </w:r>
    </w:p>
    <w:p w14:paraId="381CF08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J’pouvon seulemaen trouvai la forche du tyran chti gniet</w:t>
      </w:r>
    </w:p>
    <w:p w14:paraId="49451781" w14:textId="77777777" w:rsidR="00E324CC" w:rsidRDefault="00000000">
      <w:pPr>
        <w:rPr>
          <w:rFonts w:hint="eastAsia"/>
        </w:rPr>
      </w:pPr>
      <w:r>
        <w:rPr>
          <w:rFonts w:ascii="Times New Roman" w:hAnsi="Times New Roman"/>
          <w:color w:val="000000"/>
          <w:sz w:val="22"/>
          <w:szCs w:val="22"/>
        </w:rPr>
        <w:tab/>
        <w:t>Que s’saiyon capuchis si j’en pouvon pouin nou battre</w:t>
      </w:r>
    </w:p>
    <w:p w14:paraId="7AA3983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 Que toutes nos trompettes pahle bayie laeu a toutes dl’halaiene</w:t>
      </w:r>
    </w:p>
    <w:p w14:paraId="711436F8" w14:textId="77777777" w:rsidR="00E324CC" w:rsidRDefault="00000000">
      <w:pPr>
        <w:rPr>
          <w:rFonts w:hint="eastAsia"/>
        </w:rPr>
      </w:pPr>
      <w:r>
        <w:rPr>
          <w:rFonts w:ascii="Times New Roman" w:hAnsi="Times New Roman"/>
          <w:color w:val="000000"/>
          <w:sz w:val="22"/>
          <w:szCs w:val="22"/>
        </w:rPr>
        <w:tab/>
        <w:t>Sh’aie taireiblles m’saghièrs du sang et dla mort</w:t>
      </w:r>
    </w:p>
    <w:p w14:paraId="2F8DCDFE" w14:textId="7777777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 – La sounnie continue</w:t>
      </w:r>
      <w:r>
        <w:rPr>
          <w:rStyle w:val="EndnoteAnchor"/>
          <w:rFonts w:ascii="Times New Roman" w:hAnsi="Times New Roman"/>
          <w:color w:val="000000"/>
          <w:sz w:val="22"/>
          <w:szCs w:val="22"/>
        </w:rPr>
        <w:endnoteReference w:id="28"/>
      </w:r>
      <w:r>
        <w:rPr>
          <w:rFonts w:ascii="Times New Roman" w:hAnsi="Times New Roman"/>
          <w:color w:val="000000"/>
          <w:sz w:val="22"/>
          <w:szCs w:val="22"/>
        </w:rPr>
        <w:t>]</w:t>
      </w:r>
    </w:p>
    <w:p w14:paraId="6E245386" w14:textId="77777777" w:rsidR="00E324CC" w:rsidRDefault="00E324CC">
      <w:pPr>
        <w:rPr>
          <w:rFonts w:ascii="Times New Roman" w:hAnsi="Times New Roman"/>
          <w:color w:val="000000"/>
          <w:sz w:val="22"/>
          <w:szCs w:val="22"/>
        </w:rPr>
      </w:pPr>
    </w:p>
    <w:p w14:paraId="02A53C1C" w14:textId="77777777" w:rsidR="00E324CC" w:rsidRDefault="00E324CC">
      <w:pPr>
        <w:rPr>
          <w:rFonts w:ascii="Times New Roman" w:hAnsi="Times New Roman"/>
          <w:color w:val="000000"/>
          <w:sz w:val="22"/>
          <w:szCs w:val="22"/>
        </w:rPr>
      </w:pPr>
    </w:p>
    <w:p w14:paraId="17FFBE8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Scene 7.</w:t>
      </w:r>
      <w:r>
        <w:rPr>
          <w:rFonts w:ascii="Times New Roman" w:hAnsi="Times New Roman"/>
          <w:color w:val="000000"/>
          <w:sz w:val="22"/>
          <w:szCs w:val="22"/>
        </w:rPr>
        <w:tab/>
        <w:t xml:space="preserve">La meme. Un aut partie dla pyaiene </w:t>
      </w:r>
    </w:p>
    <w:p w14:paraId="493D68BC" w14:textId="77777777" w:rsidR="00E324CC" w:rsidRDefault="00E324CC">
      <w:pPr>
        <w:jc w:val="center"/>
        <w:rPr>
          <w:rFonts w:ascii="Times New Roman" w:hAnsi="Times New Roman"/>
          <w:color w:val="000000"/>
          <w:sz w:val="22"/>
          <w:szCs w:val="22"/>
        </w:rPr>
      </w:pPr>
    </w:p>
    <w:p w14:paraId="53E7D268"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Macbeth entre</w:t>
      </w:r>
    </w:p>
    <w:p w14:paraId="7F7FBF03" w14:textId="77777777" w:rsidR="00E324CC" w:rsidRDefault="00E324CC">
      <w:pPr>
        <w:jc w:val="center"/>
        <w:rPr>
          <w:rFonts w:ascii="Times New Roman" w:hAnsi="Times New Roman"/>
          <w:color w:val="000000"/>
          <w:sz w:val="22"/>
          <w:szCs w:val="22"/>
        </w:rPr>
      </w:pPr>
    </w:p>
    <w:p w14:paraId="62CFD11F" w14:textId="3C970457" w:rsidR="00E324CC" w:rsidRDefault="00000000">
      <w:pPr>
        <w:rPr>
          <w:rFonts w:ascii="Times New Roman" w:hAnsi="Times New Roman"/>
          <w:color w:val="000000"/>
          <w:sz w:val="22"/>
          <w:szCs w:val="22"/>
        </w:rPr>
      </w:pPr>
      <w:r>
        <w:rPr>
          <w:rFonts w:ascii="Times New Roman" w:hAnsi="Times New Roman"/>
          <w:color w:val="000000"/>
          <w:sz w:val="22"/>
          <w:szCs w:val="22"/>
        </w:rPr>
        <w:t>Macb: I m’ont amarrai a un paue j’en peux pouin m’paquet</w:t>
      </w:r>
    </w:p>
    <w:p w14:paraId="599675FD" w14:textId="088E58DF" w:rsidR="00E324CC" w:rsidRDefault="00000000">
      <w:pPr>
        <w:rPr>
          <w:rFonts w:hint="eastAsia"/>
        </w:rPr>
      </w:pPr>
      <w:r>
        <w:rPr>
          <w:rFonts w:ascii="Times New Roman" w:hAnsi="Times New Roman"/>
          <w:color w:val="000000"/>
          <w:sz w:val="22"/>
          <w:szCs w:val="22"/>
        </w:rPr>
        <w:tab/>
        <w:t>Mais comme un ours i faut que j’batte men ch’min Kaie kè</w:t>
      </w:r>
    </w:p>
    <w:p w14:paraId="7C39620B" w14:textId="77777777" w:rsidR="00E324CC" w:rsidRDefault="00000000">
      <w:pPr>
        <w:rPr>
          <w:rFonts w:hint="eastAsia"/>
        </w:rPr>
      </w:pPr>
      <w:r>
        <w:rPr>
          <w:rFonts w:ascii="Times New Roman" w:hAnsi="Times New Roman"/>
          <w:color w:val="000000"/>
          <w:sz w:val="22"/>
          <w:szCs w:val="22"/>
        </w:rPr>
        <w:tab/>
        <w:t>Qui na pouin etai nai d’femme Un tiei</w:t>
      </w:r>
    </w:p>
    <w:p w14:paraId="407338D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J’ait a craiendre pouin aucun autre </w:t>
      </w:r>
    </w:p>
    <w:p w14:paraId="1F5902F3" w14:textId="77777777" w:rsidR="00E324CC" w:rsidRDefault="00E324CC">
      <w:pPr>
        <w:rPr>
          <w:rFonts w:ascii="Times New Roman" w:hAnsi="Times New Roman"/>
          <w:color w:val="000000"/>
          <w:sz w:val="22"/>
          <w:szCs w:val="22"/>
        </w:rPr>
      </w:pPr>
    </w:p>
    <w:p w14:paraId="34D2F281"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Entre le jane Siward</w:t>
      </w:r>
    </w:p>
    <w:p w14:paraId="1BAE0A9E" w14:textId="77777777" w:rsidR="00E324CC" w:rsidRDefault="00E324CC">
      <w:pPr>
        <w:rPr>
          <w:rFonts w:ascii="Times New Roman" w:hAnsi="Times New Roman"/>
          <w:color w:val="000000"/>
          <w:sz w:val="22"/>
          <w:szCs w:val="22"/>
        </w:rPr>
      </w:pPr>
    </w:p>
    <w:p w14:paraId="7EDA1B5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J Siw: Commaie qu’ t’as nom</w:t>
      </w:r>
    </w:p>
    <w:p w14:paraId="105912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Tu s’ras effraias de l’oui</w:t>
      </w:r>
    </w:p>
    <w:p w14:paraId="44317112" w14:textId="57F41FA1" w:rsidR="00E324CC" w:rsidRDefault="00000000">
      <w:pPr>
        <w:rPr>
          <w:rFonts w:hint="eastAsia"/>
        </w:rPr>
      </w:pPr>
      <w:r>
        <w:rPr>
          <w:rFonts w:ascii="Times New Roman" w:hAnsi="Times New Roman"/>
          <w:color w:val="000000"/>
          <w:sz w:val="22"/>
          <w:szCs w:val="22"/>
        </w:rPr>
        <w:t>J Siw: Noufè quand tu t’appe</w:t>
      </w:r>
      <w:r w:rsidR="00597FC1">
        <w:rPr>
          <w:rFonts w:ascii="Times New Roman" w:hAnsi="Times New Roman"/>
          <w:color w:val="000000"/>
          <w:sz w:val="22"/>
          <w:szCs w:val="22"/>
        </w:rPr>
        <w:t>l</w:t>
      </w:r>
      <w:r>
        <w:rPr>
          <w:rFonts w:ascii="Times New Roman" w:hAnsi="Times New Roman"/>
          <w:color w:val="000000"/>
          <w:sz w:val="22"/>
          <w:szCs w:val="22"/>
        </w:rPr>
        <w:t>raie un pu caue nom</w:t>
      </w:r>
    </w:p>
    <w:p w14:paraId="37CB9C2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Que n’ya en enfer</w:t>
      </w:r>
    </w:p>
    <w:p w14:paraId="19324B21"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Men nom aie Macbeth</w:t>
      </w:r>
    </w:p>
    <w:p w14:paraId="3978E4F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J Siw: L’guiablle li meme n’pouvait pouin bayie un titre</w:t>
      </w:r>
    </w:p>
    <w:p w14:paraId="6DF599FF" w14:textId="4B6E3B4E"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Pu </w:t>
      </w:r>
      <w:r w:rsidR="00597FC1">
        <w:rPr>
          <w:rFonts w:ascii="Times New Roman" w:hAnsi="Times New Roman"/>
          <w:color w:val="000000"/>
          <w:sz w:val="22"/>
          <w:szCs w:val="22"/>
        </w:rPr>
        <w:t>h</w:t>
      </w:r>
      <w:r>
        <w:rPr>
          <w:rFonts w:ascii="Times New Roman" w:hAnsi="Times New Roman"/>
          <w:color w:val="000000"/>
          <w:sz w:val="22"/>
          <w:szCs w:val="22"/>
        </w:rPr>
        <w:t>ayi a mn’oraeille</w:t>
      </w:r>
    </w:p>
    <w:p w14:paraId="0221AE8C"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Macd: Nan ni pu a craiendre</w:t>
      </w:r>
    </w:p>
    <w:p w14:paraId="6131DB58" w14:textId="5EE5F4AD" w:rsidR="00E324CC" w:rsidRDefault="00000000">
      <w:pPr>
        <w:rPr>
          <w:rFonts w:ascii="Times New Roman" w:hAnsi="Times New Roman"/>
          <w:color w:val="000000"/>
          <w:sz w:val="22"/>
          <w:szCs w:val="22"/>
        </w:rPr>
      </w:pPr>
      <w:r>
        <w:rPr>
          <w:rFonts w:ascii="Times New Roman" w:hAnsi="Times New Roman"/>
          <w:color w:val="000000"/>
          <w:sz w:val="22"/>
          <w:szCs w:val="22"/>
        </w:rPr>
        <w:t xml:space="preserve">J Siw: Tu mens tyran </w:t>
      </w:r>
      <w:r w:rsidR="00597FC1">
        <w:rPr>
          <w:rFonts w:ascii="Times New Roman" w:hAnsi="Times New Roman"/>
          <w:color w:val="000000"/>
          <w:sz w:val="22"/>
          <w:szCs w:val="22"/>
        </w:rPr>
        <w:t>h</w:t>
      </w:r>
      <w:r>
        <w:rPr>
          <w:rFonts w:ascii="Times New Roman" w:hAnsi="Times New Roman"/>
          <w:color w:val="000000"/>
          <w:sz w:val="22"/>
          <w:szCs w:val="22"/>
        </w:rPr>
        <w:t xml:space="preserve">ayi et auve men sahbre </w:t>
      </w:r>
    </w:p>
    <w:p w14:paraId="50B8986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J’prouvrait la mentrie qu’tu dis </w:t>
      </w:r>
    </w:p>
    <w:p w14:paraId="71B253A5" w14:textId="77777777" w:rsidR="00597FC1" w:rsidRDefault="00000000">
      <w:pPr>
        <w:rPr>
          <w:rFonts w:ascii="Times New Roman" w:hAnsi="Times New Roman"/>
          <w:color w:val="000000"/>
          <w:sz w:val="22"/>
          <w:szCs w:val="22"/>
        </w:rPr>
      </w:pPr>
      <w:r>
        <w:rPr>
          <w:rFonts w:ascii="Times New Roman" w:hAnsi="Times New Roman"/>
          <w:color w:val="000000"/>
          <w:sz w:val="22"/>
          <w:szCs w:val="22"/>
        </w:rPr>
        <w:tab/>
      </w:r>
    </w:p>
    <w:p w14:paraId="54BCC685" w14:textId="36E88CC8" w:rsidR="00E324CC" w:rsidRDefault="00597FC1">
      <w:pPr>
        <w:rPr>
          <w:rFonts w:ascii="Times New Roman" w:hAnsi="Times New Roman"/>
          <w:color w:val="000000"/>
          <w:sz w:val="22"/>
          <w:szCs w:val="22"/>
        </w:rPr>
      </w:pPr>
      <w:r>
        <w:rPr>
          <w:rFonts w:ascii="Times New Roman" w:hAnsi="Times New Roman"/>
          <w:color w:val="000000"/>
          <w:sz w:val="22"/>
          <w:szCs w:val="22"/>
        </w:rPr>
        <w:t>I’ s’batte et l’jane Siward aie tuai</w:t>
      </w:r>
    </w:p>
    <w:p w14:paraId="71E053EA" w14:textId="77777777" w:rsidR="00597FC1" w:rsidRDefault="00597FC1">
      <w:pPr>
        <w:rPr>
          <w:rFonts w:ascii="Times New Roman" w:hAnsi="Times New Roman"/>
          <w:color w:val="000000"/>
          <w:sz w:val="22"/>
          <w:szCs w:val="22"/>
        </w:rPr>
      </w:pPr>
    </w:p>
    <w:p w14:paraId="6918C13E"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Macb: Tu fut nai d’une femme</w:t>
      </w:r>
    </w:p>
    <w:p w14:paraId="75BA5B0F" w14:textId="77777777"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ab/>
        <w:t>Mais j’rit daie sahbres et fais une moquerie dz’instrumaens</w:t>
      </w:r>
    </w:p>
    <w:p w14:paraId="0944521A" w14:textId="126D98C5" w:rsidR="00E324CC" w:rsidRDefault="00000000">
      <w:pPr>
        <w:rPr>
          <w:rFonts w:hint="eastAsia"/>
        </w:rPr>
      </w:pPr>
      <w:r>
        <w:rPr>
          <w:rFonts w:ascii="Times New Roman" w:hAnsi="Times New Roman"/>
          <w:color w:val="000000"/>
          <w:sz w:val="22"/>
          <w:szCs w:val="22"/>
        </w:rPr>
        <w:tab/>
        <w:t>Ma</w:t>
      </w:r>
      <w:r w:rsidR="00781704">
        <w:rPr>
          <w:rFonts w:ascii="Times New Roman" w:hAnsi="Times New Roman"/>
          <w:color w:val="000000"/>
          <w:sz w:val="22"/>
          <w:szCs w:val="22"/>
        </w:rPr>
        <w:t>n</w:t>
      </w:r>
      <w:r>
        <w:rPr>
          <w:rFonts w:ascii="Times New Roman" w:hAnsi="Times New Roman"/>
          <w:color w:val="000000"/>
          <w:sz w:val="22"/>
          <w:szCs w:val="22"/>
        </w:rPr>
        <w:t>yai par l’homme kaie nai d’une femme</w:t>
      </w:r>
    </w:p>
    <w:p w14:paraId="1D0E687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w:t>
      </w:r>
    </w:p>
    <w:p w14:paraId="4CCA7FD6" w14:textId="77777777" w:rsidR="00E324CC" w:rsidRDefault="00E324CC">
      <w:pPr>
        <w:rPr>
          <w:rFonts w:ascii="Times New Roman" w:hAnsi="Times New Roman"/>
          <w:color w:val="000000"/>
          <w:sz w:val="22"/>
          <w:szCs w:val="22"/>
        </w:rPr>
      </w:pPr>
    </w:p>
    <w:p w14:paraId="0F971015" w14:textId="118A7551" w:rsidR="00E324CC" w:rsidRDefault="00000000">
      <w:pPr>
        <w:jc w:val="center"/>
        <w:rPr>
          <w:rFonts w:hint="eastAsia"/>
        </w:rPr>
      </w:pPr>
      <w:r>
        <w:rPr>
          <w:rFonts w:ascii="Times New Roman" w:hAnsi="Times New Roman"/>
          <w:color w:val="000000"/>
          <w:sz w:val="22"/>
          <w:szCs w:val="22"/>
        </w:rPr>
        <w:t>Soun</w:t>
      </w:r>
      <w:r w:rsidR="00781704">
        <w:rPr>
          <w:rFonts w:ascii="Times New Roman" w:hAnsi="Times New Roman"/>
          <w:color w:val="000000"/>
          <w:sz w:val="22"/>
          <w:szCs w:val="22"/>
        </w:rPr>
        <w:t>r</w:t>
      </w:r>
      <w:r>
        <w:rPr>
          <w:rFonts w:ascii="Times New Roman" w:hAnsi="Times New Roman"/>
          <w:color w:val="000000"/>
          <w:sz w:val="22"/>
          <w:szCs w:val="22"/>
        </w:rPr>
        <w:t>ies.</w:t>
      </w:r>
      <w:r>
        <w:rPr>
          <w:rFonts w:ascii="Times New Roman" w:hAnsi="Times New Roman"/>
          <w:color w:val="000000"/>
          <w:sz w:val="22"/>
          <w:szCs w:val="22"/>
        </w:rPr>
        <w:tab/>
        <w:t>Macduff entre.</w:t>
      </w:r>
    </w:p>
    <w:p w14:paraId="3150B937" w14:textId="77777777" w:rsidR="00E324CC" w:rsidRDefault="00E324CC">
      <w:pPr>
        <w:rPr>
          <w:rFonts w:ascii="Times New Roman" w:hAnsi="Times New Roman"/>
          <w:color w:val="000000"/>
          <w:sz w:val="22"/>
          <w:szCs w:val="22"/>
        </w:rPr>
      </w:pPr>
    </w:p>
    <w:p w14:paraId="00DE46AE" w14:textId="07C35D4D" w:rsidR="00E324CC" w:rsidRDefault="00000000">
      <w:pPr>
        <w:rPr>
          <w:rFonts w:hint="eastAsia"/>
        </w:rPr>
      </w:pPr>
      <w:r>
        <w:rPr>
          <w:rFonts w:ascii="Times New Roman" w:hAnsi="Times New Roman"/>
          <w:color w:val="000000"/>
          <w:sz w:val="22"/>
          <w:szCs w:val="22"/>
        </w:rPr>
        <w:t xml:space="preserve">Macd: L’quamas aie d’shu cotai la Tyran </w:t>
      </w:r>
      <w:r w:rsidR="00781704">
        <w:rPr>
          <w:rFonts w:ascii="Times New Roman" w:hAnsi="Times New Roman"/>
          <w:color w:val="000000"/>
          <w:sz w:val="22"/>
          <w:szCs w:val="22"/>
        </w:rPr>
        <w:t>m</w:t>
      </w:r>
      <w:r>
        <w:rPr>
          <w:rFonts w:ascii="Times New Roman" w:hAnsi="Times New Roman"/>
          <w:color w:val="000000"/>
          <w:sz w:val="22"/>
          <w:szCs w:val="22"/>
        </w:rPr>
        <w:t>ourte ten visage</w:t>
      </w:r>
    </w:p>
    <w:p w14:paraId="6A4A3090"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Si taie tuai et pouin par maie caoups</w:t>
      </w:r>
    </w:p>
    <w:p w14:paraId="3B35FCB9"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visions d’ma femme et dz’efans m’hauterons acouare</w:t>
      </w:r>
    </w:p>
    <w:p w14:paraId="212D268B"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 peux pouin frappai d’poures soudards de qui laie bras</w:t>
      </w:r>
    </w:p>
    <w:p w14:paraId="5C2C5419" w14:textId="4240E45F" w:rsidR="00E324CC" w:rsidRDefault="00000000">
      <w:pPr>
        <w:rPr>
          <w:rFonts w:ascii="Times New Roman" w:hAnsi="Times New Roman"/>
          <w:color w:val="000000"/>
          <w:sz w:val="22"/>
          <w:szCs w:val="22"/>
        </w:rPr>
      </w:pPr>
      <w:r>
        <w:rPr>
          <w:rFonts w:ascii="Times New Roman" w:hAnsi="Times New Roman"/>
          <w:color w:val="000000"/>
          <w:sz w:val="22"/>
          <w:szCs w:val="22"/>
        </w:rPr>
        <w:tab/>
        <w:t>Sont empr</w:t>
      </w:r>
      <w:r w:rsidR="00781704">
        <w:rPr>
          <w:rFonts w:ascii="Times New Roman" w:hAnsi="Times New Roman"/>
          <w:color w:val="000000"/>
          <w:sz w:val="22"/>
          <w:szCs w:val="22"/>
        </w:rPr>
        <w:t>u</w:t>
      </w:r>
      <w:r>
        <w:rPr>
          <w:rFonts w:ascii="Times New Roman" w:hAnsi="Times New Roman"/>
          <w:color w:val="000000"/>
          <w:sz w:val="22"/>
          <w:szCs w:val="22"/>
        </w:rPr>
        <w:t>ntaies par portai leux z’armes ou te Macbeth</w:t>
      </w:r>
    </w:p>
    <w:p w14:paraId="2BA3265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Ou biaen men sahbre auve une tranche pouin egachie</w:t>
      </w:r>
    </w:p>
    <w:p w14:paraId="2D038B1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J’engaiene derchi sans faire riaen Tu devrais eaet la</w:t>
      </w:r>
    </w:p>
    <w:p w14:paraId="7BFC9C64" w14:textId="24CB284E"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Par shu </w:t>
      </w:r>
      <w:r w:rsidR="0044551F">
        <w:rPr>
          <w:rFonts w:ascii="Times New Roman" w:hAnsi="Times New Roman"/>
          <w:color w:val="000000"/>
          <w:sz w:val="22"/>
          <w:szCs w:val="22"/>
        </w:rPr>
        <w:t>gr</w:t>
      </w:r>
      <w:r>
        <w:rPr>
          <w:rFonts w:ascii="Times New Roman" w:hAnsi="Times New Roman"/>
          <w:color w:val="000000"/>
          <w:sz w:val="22"/>
          <w:szCs w:val="22"/>
        </w:rPr>
        <w:t>and quamas ichin une route de noblles</w:t>
      </w:r>
    </w:p>
    <w:p w14:paraId="2508A5C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S’rons </w:t>
      </w:r>
      <w:commentRangeStart w:id="96"/>
      <w:r>
        <w:rPr>
          <w:rFonts w:ascii="Times New Roman" w:hAnsi="Times New Roman"/>
          <w:color w:val="000000"/>
          <w:sz w:val="22"/>
          <w:szCs w:val="22"/>
        </w:rPr>
        <w:t>gavlais</w:t>
      </w:r>
      <w:commentRangeEnd w:id="96"/>
      <w:r w:rsidR="00781704">
        <w:rPr>
          <w:rStyle w:val="CommentReference"/>
          <w:rFonts w:cs="Mangal"/>
        </w:rPr>
        <w:commentReference w:id="96"/>
      </w:r>
      <w:r>
        <w:rPr>
          <w:rFonts w:ascii="Times New Roman" w:hAnsi="Times New Roman"/>
          <w:color w:val="000000"/>
          <w:sz w:val="22"/>
          <w:szCs w:val="22"/>
        </w:rPr>
        <w:t xml:space="preserve"> Que j’le trouve fortune </w:t>
      </w:r>
    </w:p>
    <w:p w14:paraId="57CBE003"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 xml:space="preserve">Et pu jn’en demande pouin </w:t>
      </w:r>
    </w:p>
    <w:p w14:paraId="435DB971" w14:textId="4E85F9C9" w:rsidR="00E324CC" w:rsidRDefault="00000000">
      <w:pPr>
        <w:rPr>
          <w:rFonts w:ascii="Times New Roman" w:hAnsi="Times New Roman"/>
          <w:color w:val="000000"/>
          <w:sz w:val="22"/>
          <w:szCs w:val="22"/>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 – Soun</w:t>
      </w:r>
      <w:r w:rsidR="004F3053">
        <w:rPr>
          <w:rFonts w:ascii="Times New Roman" w:hAnsi="Times New Roman"/>
          <w:color w:val="000000"/>
          <w:sz w:val="22"/>
          <w:szCs w:val="22"/>
        </w:rPr>
        <w:t>r</w:t>
      </w:r>
      <w:r>
        <w:rPr>
          <w:rFonts w:ascii="Times New Roman" w:hAnsi="Times New Roman"/>
          <w:color w:val="000000"/>
          <w:sz w:val="22"/>
          <w:szCs w:val="22"/>
        </w:rPr>
        <w:t>ie]</w:t>
      </w:r>
    </w:p>
    <w:p w14:paraId="7DA0028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r>
    </w:p>
    <w:p w14:paraId="7E8E1D7A"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Entre Malcolm et l’vier Siward </w:t>
      </w:r>
    </w:p>
    <w:p w14:paraId="2D0DDE1D" w14:textId="77777777" w:rsidR="00E324CC" w:rsidRDefault="00E324CC">
      <w:pPr>
        <w:rPr>
          <w:rFonts w:ascii="Times New Roman" w:hAnsi="Times New Roman"/>
          <w:color w:val="000000"/>
          <w:sz w:val="22"/>
          <w:szCs w:val="22"/>
        </w:rPr>
      </w:pPr>
    </w:p>
    <w:p w14:paraId="080EBDB4" w14:textId="04CC75BB" w:rsidR="00E324CC" w:rsidRDefault="00000000">
      <w:pPr>
        <w:rPr>
          <w:rFonts w:ascii="Times New Roman" w:hAnsi="Times New Roman"/>
          <w:color w:val="000000"/>
          <w:sz w:val="22"/>
          <w:szCs w:val="22"/>
        </w:rPr>
      </w:pPr>
      <w:r>
        <w:rPr>
          <w:rFonts w:ascii="Times New Roman" w:hAnsi="Times New Roman"/>
          <w:color w:val="000000"/>
          <w:sz w:val="22"/>
          <w:szCs w:val="22"/>
        </w:rPr>
        <w:t>Siw: Par ichin men Seigneur l’chat</w:t>
      </w:r>
      <w:r w:rsidR="004F3053">
        <w:rPr>
          <w:rFonts w:ascii="Times New Roman" w:hAnsi="Times New Roman"/>
          <w:color w:val="000000"/>
          <w:sz w:val="22"/>
          <w:szCs w:val="22"/>
        </w:rPr>
        <w:t>è</w:t>
      </w:r>
      <w:r>
        <w:rPr>
          <w:rFonts w:ascii="Times New Roman" w:hAnsi="Times New Roman"/>
          <w:color w:val="000000"/>
          <w:sz w:val="22"/>
          <w:szCs w:val="22"/>
        </w:rPr>
        <w:t xml:space="preserve"> a biaen cedai </w:t>
      </w:r>
    </w:p>
    <w:p w14:paraId="38905A9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Le monde du tyran s’bat daie daeux cotais</w:t>
      </w:r>
    </w:p>
    <w:p w14:paraId="14F00F2D"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Laie famaeux noblles s’manie biaen dans la guerre</w:t>
      </w:r>
    </w:p>
    <w:p w14:paraId="5882ED4A" w14:textId="32CD3504" w:rsidR="00E324CC" w:rsidRDefault="00000000">
      <w:pPr>
        <w:rPr>
          <w:rFonts w:ascii="Times New Roman" w:hAnsi="Times New Roman"/>
          <w:color w:val="000000"/>
          <w:sz w:val="22"/>
          <w:szCs w:val="22"/>
        </w:rPr>
      </w:pPr>
      <w:r>
        <w:rPr>
          <w:rFonts w:ascii="Times New Roman" w:hAnsi="Times New Roman"/>
          <w:color w:val="000000"/>
          <w:sz w:val="22"/>
          <w:szCs w:val="22"/>
        </w:rPr>
        <w:tab/>
        <w:t>L</w:t>
      </w:r>
      <w:r w:rsidR="004F3053">
        <w:rPr>
          <w:rFonts w:ascii="Times New Roman" w:hAnsi="Times New Roman"/>
          <w:color w:val="000000"/>
          <w:sz w:val="22"/>
          <w:szCs w:val="22"/>
        </w:rPr>
        <w:t>e</w:t>
      </w:r>
      <w:r>
        <w:rPr>
          <w:rFonts w:ascii="Times New Roman" w:hAnsi="Times New Roman"/>
          <w:color w:val="000000"/>
          <w:sz w:val="22"/>
          <w:szCs w:val="22"/>
        </w:rPr>
        <w:t xml:space="preserve"> jour aie quazi balanchi l’votre</w:t>
      </w:r>
    </w:p>
    <w:p w14:paraId="31D615B6"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Et ya biaen p’tit a faire</w:t>
      </w:r>
    </w:p>
    <w:p w14:paraId="7D0BBB2F" w14:textId="77777777" w:rsidR="00E324CC" w:rsidRDefault="00000000">
      <w:pPr>
        <w:rPr>
          <w:rFonts w:ascii="Times New Roman" w:hAnsi="Times New Roman"/>
          <w:color w:val="000000"/>
          <w:sz w:val="22"/>
          <w:szCs w:val="22"/>
        </w:rPr>
      </w:pPr>
      <w:r>
        <w:rPr>
          <w:rFonts w:ascii="Times New Roman" w:hAnsi="Times New Roman"/>
          <w:color w:val="000000"/>
          <w:sz w:val="22"/>
          <w:szCs w:val="22"/>
        </w:rPr>
        <w:t>Mal: J’avon trouvai daie haienaeux</w:t>
      </w:r>
    </w:p>
    <w:p w14:paraId="4618F2A2" w14:textId="0577A922" w:rsidR="00E324CC" w:rsidRDefault="00000000">
      <w:pPr>
        <w:rPr>
          <w:rFonts w:ascii="Times New Roman" w:hAnsi="Times New Roman"/>
          <w:color w:val="000000"/>
          <w:sz w:val="22"/>
          <w:szCs w:val="22"/>
        </w:rPr>
      </w:pPr>
      <w:r>
        <w:rPr>
          <w:rFonts w:ascii="Times New Roman" w:hAnsi="Times New Roman"/>
          <w:color w:val="000000"/>
          <w:sz w:val="22"/>
          <w:szCs w:val="22"/>
        </w:rPr>
        <w:tab/>
        <w:t>Qui frappes de d’dauve no</w:t>
      </w:r>
      <w:r w:rsidR="004F3053">
        <w:rPr>
          <w:rFonts w:ascii="Times New Roman" w:hAnsi="Times New Roman"/>
          <w:color w:val="000000"/>
          <w:sz w:val="22"/>
          <w:szCs w:val="22"/>
        </w:rPr>
        <w:t>n</w:t>
      </w:r>
    </w:p>
    <w:p w14:paraId="462114BB" w14:textId="4CE5D90D" w:rsidR="00E324CC" w:rsidRDefault="00000000">
      <w:pPr>
        <w:rPr>
          <w:rFonts w:ascii="Times New Roman" w:hAnsi="Times New Roman"/>
          <w:color w:val="000000"/>
          <w:sz w:val="22"/>
          <w:szCs w:val="22"/>
        </w:rPr>
      </w:pPr>
      <w:r>
        <w:rPr>
          <w:rFonts w:ascii="Times New Roman" w:hAnsi="Times New Roman"/>
          <w:color w:val="000000"/>
          <w:sz w:val="22"/>
          <w:szCs w:val="22"/>
        </w:rPr>
        <w:t xml:space="preserve">Siw: Entrai, mousieu l’chatè </w:t>
      </w:r>
      <w:r>
        <w:rPr>
          <w:rFonts w:ascii="Times New Roman" w:hAnsi="Times New Roman"/>
          <w:color w:val="000000"/>
          <w:sz w:val="22"/>
          <w:szCs w:val="22"/>
        </w:rPr>
        <w:tab/>
      </w:r>
      <w:r>
        <w:rPr>
          <w:rFonts w:ascii="Times New Roman" w:hAnsi="Times New Roman"/>
          <w:color w:val="000000"/>
          <w:sz w:val="22"/>
          <w:szCs w:val="22"/>
        </w:rPr>
        <w:tab/>
        <w:t>[I sorte - Soun</w:t>
      </w:r>
      <w:r w:rsidR="004F3053">
        <w:rPr>
          <w:rFonts w:ascii="Times New Roman" w:hAnsi="Times New Roman"/>
          <w:color w:val="000000"/>
          <w:sz w:val="22"/>
          <w:szCs w:val="22"/>
        </w:rPr>
        <w:t>r</w:t>
      </w:r>
      <w:r>
        <w:rPr>
          <w:rFonts w:ascii="Times New Roman" w:hAnsi="Times New Roman"/>
          <w:color w:val="000000"/>
          <w:sz w:val="22"/>
          <w:szCs w:val="22"/>
        </w:rPr>
        <w:t>is]</w:t>
      </w:r>
    </w:p>
    <w:p w14:paraId="7E2528A4" w14:textId="77777777" w:rsidR="00E324CC" w:rsidRDefault="00E324CC">
      <w:pPr>
        <w:rPr>
          <w:rFonts w:ascii="Times New Roman" w:hAnsi="Times New Roman"/>
          <w:color w:val="000000"/>
          <w:sz w:val="22"/>
          <w:szCs w:val="22"/>
        </w:rPr>
      </w:pPr>
    </w:p>
    <w:p w14:paraId="72950C31" w14:textId="77777777" w:rsidR="00E324CC" w:rsidRDefault="00000000">
      <w:pPr>
        <w:jc w:val="center"/>
        <w:rPr>
          <w:rFonts w:hint="eastAsia"/>
        </w:rPr>
      </w:pPr>
      <w:r>
        <w:rPr>
          <w:rFonts w:ascii="Times New Roman" w:hAnsi="Times New Roman"/>
          <w:color w:val="000000"/>
          <w:sz w:val="22"/>
          <w:szCs w:val="22"/>
        </w:rPr>
        <w:t>Macbeth r’entre</w:t>
      </w:r>
      <w:r>
        <w:rPr>
          <w:rStyle w:val="EndnoteAnchor"/>
          <w:rFonts w:ascii="Times New Roman" w:hAnsi="Times New Roman"/>
          <w:color w:val="000000"/>
          <w:sz w:val="22"/>
          <w:szCs w:val="22"/>
        </w:rPr>
        <w:endnoteReference w:id="29"/>
      </w:r>
    </w:p>
    <w:p w14:paraId="5B01B44D" w14:textId="77777777" w:rsidR="00E324CC" w:rsidRDefault="00E324CC">
      <w:pPr>
        <w:rPr>
          <w:rFonts w:ascii="Times New Roman" w:hAnsi="Times New Roman"/>
          <w:color w:val="000000"/>
          <w:sz w:val="22"/>
          <w:szCs w:val="22"/>
        </w:rPr>
      </w:pPr>
    </w:p>
    <w:p w14:paraId="6B6EDB97" w14:textId="77777777" w:rsidR="00E324CC" w:rsidRDefault="00000000">
      <w:pPr>
        <w:rPr>
          <w:rFonts w:ascii="Times New Roman" w:hAnsi="Times New Roman"/>
          <w:color w:val="000000"/>
          <w:sz w:val="22"/>
          <w:szCs w:val="22"/>
        </w:rPr>
      </w:pPr>
      <w:r>
        <w:rPr>
          <w:rFonts w:ascii="Times New Roman" w:hAnsi="Times New Roman"/>
          <w:color w:val="000000"/>
          <w:sz w:val="22"/>
          <w:szCs w:val="22"/>
        </w:rPr>
        <w:t xml:space="preserve">Macb: Pourqui jouai l’fou Romaien et mouari d’meme </w:t>
      </w:r>
    </w:p>
    <w:p w14:paraId="16EB2618" w14:textId="77777777" w:rsidR="00E324CC" w:rsidRDefault="00000000">
      <w:pPr>
        <w:rPr>
          <w:rFonts w:ascii="Times New Roman" w:hAnsi="Times New Roman"/>
          <w:color w:val="000000"/>
          <w:sz w:val="22"/>
          <w:szCs w:val="22"/>
        </w:rPr>
      </w:pPr>
      <w:r>
        <w:rPr>
          <w:rFonts w:ascii="Times New Roman" w:hAnsi="Times New Roman"/>
          <w:color w:val="000000"/>
          <w:sz w:val="22"/>
          <w:szCs w:val="22"/>
        </w:rPr>
        <w:tab/>
        <w:t>Su men propre sahbre? car j’vêt qu’ laie dents</w:t>
      </w:r>
    </w:p>
    <w:p w14:paraId="56213278" w14:textId="77777777" w:rsidR="00E324CC" w:rsidRDefault="00000000">
      <w:pPr>
        <w:rPr>
          <w:rFonts w:hint="eastAsia"/>
        </w:rPr>
      </w:pPr>
      <w:r>
        <w:rPr>
          <w:rFonts w:ascii="Times New Roman" w:hAnsi="Times New Roman"/>
          <w:color w:val="000000"/>
          <w:sz w:val="22"/>
          <w:szCs w:val="22"/>
        </w:rPr>
        <w:tab/>
        <w:t>Paraiteons mues d’su.</w:t>
      </w:r>
    </w:p>
    <w:p w14:paraId="529A17EF" w14:textId="77777777" w:rsidR="00E324CC" w:rsidRDefault="00E324CC">
      <w:pPr>
        <w:rPr>
          <w:rFonts w:ascii="Times New Roman" w:hAnsi="Times New Roman"/>
          <w:color w:val="000000"/>
          <w:sz w:val="22"/>
          <w:szCs w:val="22"/>
        </w:rPr>
      </w:pPr>
    </w:p>
    <w:p w14:paraId="7C950CB4" w14:textId="77777777" w:rsidR="00E324CC" w:rsidRDefault="00000000">
      <w:pPr>
        <w:jc w:val="center"/>
        <w:rPr>
          <w:rFonts w:ascii="Times New Roman" w:hAnsi="Times New Roman"/>
          <w:color w:val="000000"/>
          <w:sz w:val="22"/>
          <w:szCs w:val="22"/>
        </w:rPr>
      </w:pPr>
      <w:r>
        <w:rPr>
          <w:rFonts w:ascii="Times New Roman" w:hAnsi="Times New Roman"/>
          <w:color w:val="000000"/>
          <w:sz w:val="22"/>
          <w:szCs w:val="22"/>
        </w:rPr>
        <w:t xml:space="preserve">Macduff r’entre </w:t>
      </w:r>
    </w:p>
    <w:p w14:paraId="7D155045" w14:textId="77777777" w:rsidR="00E324CC" w:rsidRDefault="00E324CC">
      <w:pPr>
        <w:jc w:val="center"/>
        <w:rPr>
          <w:rFonts w:ascii="Times New Roman" w:hAnsi="Times New Roman"/>
          <w:color w:val="000000"/>
          <w:sz w:val="22"/>
          <w:szCs w:val="22"/>
        </w:rPr>
      </w:pPr>
    </w:p>
    <w:p w14:paraId="35B56313" w14:textId="77777777" w:rsidR="00E324CC" w:rsidRDefault="00000000">
      <w:pPr>
        <w:rPr>
          <w:rFonts w:hint="eastAsia"/>
        </w:rPr>
      </w:pPr>
      <w:r>
        <w:rPr>
          <w:rFonts w:ascii="Times New Roman" w:hAnsi="Times New Roman"/>
          <w:color w:val="000000"/>
          <w:sz w:val="22"/>
          <w:szCs w:val="22"/>
        </w:rPr>
        <w:t>Macd: Tourne, tchaen d’enfer, tourne!</w:t>
      </w:r>
    </w:p>
    <w:p w14:paraId="0AA69B0F" w14:textId="77777777" w:rsidR="00E324CC" w:rsidRDefault="00000000">
      <w:pPr>
        <w:rPr>
          <w:rFonts w:hint="eastAsia"/>
        </w:rPr>
      </w:pPr>
      <w:r>
        <w:rPr>
          <w:rFonts w:ascii="Times New Roman" w:hAnsi="Times New Roman"/>
          <w:color w:val="000000"/>
          <w:sz w:val="22"/>
          <w:szCs w:val="22"/>
        </w:rPr>
        <w:t>Macb: De tous lz’hommes jt’ait tourjoue evitai:</w:t>
      </w:r>
    </w:p>
    <w:p w14:paraId="3497490B" w14:textId="77777777" w:rsidR="00E324CC" w:rsidRDefault="00000000">
      <w:pPr>
        <w:rPr>
          <w:rFonts w:hint="eastAsia"/>
        </w:rPr>
      </w:pPr>
      <w:r>
        <w:rPr>
          <w:rFonts w:ascii="Times New Roman" w:hAnsi="Times New Roman"/>
          <w:color w:val="000000"/>
          <w:sz w:val="22"/>
          <w:szCs w:val="22"/>
        </w:rPr>
        <w:tab/>
        <w:t>Mais va t’en mn’ame aie daija trop cherghie</w:t>
      </w:r>
    </w:p>
    <w:p w14:paraId="2ADA067C" w14:textId="77777777" w:rsidR="00E324CC" w:rsidRDefault="00000000">
      <w:pPr>
        <w:rPr>
          <w:rFonts w:hint="eastAsia"/>
        </w:rPr>
      </w:pPr>
      <w:r>
        <w:rPr>
          <w:rFonts w:ascii="Times New Roman" w:hAnsi="Times New Roman"/>
          <w:color w:val="000000"/>
          <w:sz w:val="22"/>
          <w:szCs w:val="22"/>
        </w:rPr>
        <w:tab/>
        <w:t xml:space="preserve">Auve ten sang vere gia. </w:t>
      </w:r>
    </w:p>
    <w:p w14:paraId="09379493" w14:textId="77777777" w:rsidR="00E324CC" w:rsidRDefault="00000000">
      <w:pPr>
        <w:rPr>
          <w:rFonts w:hint="eastAsia"/>
        </w:rPr>
      </w:pPr>
      <w:r>
        <w:rPr>
          <w:rFonts w:ascii="Times New Roman" w:hAnsi="Times New Roman"/>
          <w:color w:val="000000"/>
          <w:sz w:val="22"/>
          <w:szCs w:val="22"/>
        </w:rPr>
        <w:t>Macd: Jn’ait pouin d’paroles:</w:t>
      </w:r>
    </w:p>
    <w:p w14:paraId="344B707E" w14:textId="28C4AADB" w:rsidR="00E324CC" w:rsidRDefault="00000000">
      <w:pPr>
        <w:rPr>
          <w:rFonts w:hint="eastAsia"/>
        </w:rPr>
      </w:pPr>
      <w:r>
        <w:rPr>
          <w:rFonts w:ascii="Times New Roman" w:hAnsi="Times New Roman"/>
          <w:color w:val="000000"/>
          <w:sz w:val="22"/>
          <w:szCs w:val="22"/>
        </w:rPr>
        <w:tab/>
        <w:t>Ma vouai</w:t>
      </w:r>
      <w:r w:rsidR="004F3053">
        <w:rPr>
          <w:rFonts w:ascii="Times New Roman" w:hAnsi="Times New Roman"/>
          <w:color w:val="000000"/>
          <w:sz w:val="22"/>
          <w:szCs w:val="22"/>
        </w:rPr>
        <w:t>x</w:t>
      </w:r>
      <w:r>
        <w:rPr>
          <w:rFonts w:ascii="Times New Roman" w:hAnsi="Times New Roman"/>
          <w:color w:val="000000"/>
          <w:sz w:val="22"/>
          <w:szCs w:val="22"/>
        </w:rPr>
        <w:t xml:space="preserve"> aie dans men sahbre viyaien pu sangyai</w:t>
      </w:r>
    </w:p>
    <w:p w14:paraId="4D27683D" w14:textId="77777777" w:rsidR="00E324CC" w:rsidRDefault="00000000">
      <w:pPr>
        <w:rPr>
          <w:rFonts w:hint="eastAsia"/>
        </w:rPr>
      </w:pPr>
      <w:r>
        <w:rPr>
          <w:rFonts w:ascii="Times New Roman" w:hAnsi="Times New Roman"/>
          <w:color w:val="000000"/>
          <w:sz w:val="22"/>
          <w:szCs w:val="22"/>
        </w:rPr>
        <w:tab/>
        <w:t>Que termes ne peuve te nommai!</w:t>
      </w:r>
    </w:p>
    <w:p w14:paraId="7BD6DD86" w14:textId="7777777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s’batte]</w:t>
      </w:r>
    </w:p>
    <w:p w14:paraId="7CFD570F" w14:textId="1BDB52F3" w:rsidR="00E324CC" w:rsidRDefault="00000000">
      <w:pPr>
        <w:rPr>
          <w:rFonts w:hint="eastAsia"/>
        </w:rPr>
      </w:pPr>
      <w:r>
        <w:rPr>
          <w:rFonts w:ascii="Times New Roman" w:hAnsi="Times New Roman"/>
          <w:color w:val="000000"/>
          <w:sz w:val="22"/>
          <w:szCs w:val="22"/>
        </w:rPr>
        <w:t>Macb: T</w:t>
      </w:r>
      <w:r w:rsidR="00D81E8E">
        <w:rPr>
          <w:rFonts w:ascii="Times New Roman" w:hAnsi="Times New Roman"/>
          <w:color w:val="000000"/>
          <w:sz w:val="22"/>
          <w:szCs w:val="22"/>
        </w:rPr>
        <w:t>u</w:t>
      </w:r>
      <w:r>
        <w:rPr>
          <w:rFonts w:ascii="Times New Roman" w:hAnsi="Times New Roman"/>
          <w:color w:val="000000"/>
          <w:sz w:val="22"/>
          <w:szCs w:val="22"/>
        </w:rPr>
        <w:t xml:space="preserve"> perds ta paiene:</w:t>
      </w:r>
    </w:p>
    <w:p w14:paraId="1E01E48B" w14:textId="77777777" w:rsidR="00E324CC" w:rsidRDefault="00000000">
      <w:pPr>
        <w:rPr>
          <w:rFonts w:hint="eastAsia"/>
        </w:rPr>
      </w:pPr>
      <w:r>
        <w:rPr>
          <w:rFonts w:ascii="Times New Roman" w:hAnsi="Times New Roman"/>
          <w:color w:val="000000"/>
          <w:sz w:val="22"/>
          <w:szCs w:val="22"/>
        </w:rPr>
        <w:tab/>
        <w:t xml:space="preserve">Ossi aieziemaen peux tu faire ma a l’air du cieil </w:t>
      </w:r>
    </w:p>
    <w:p w14:paraId="49A97958" w14:textId="77777777" w:rsidR="00E324CC" w:rsidRDefault="00000000">
      <w:pPr>
        <w:rPr>
          <w:rFonts w:hint="eastAsia"/>
        </w:rPr>
      </w:pPr>
      <w:r>
        <w:rPr>
          <w:rFonts w:ascii="Times New Roman" w:hAnsi="Times New Roman"/>
          <w:color w:val="000000"/>
          <w:sz w:val="22"/>
          <w:szCs w:val="22"/>
        </w:rPr>
        <w:tab/>
        <w:t>Auve ten sahbre eguchi comme de m’hahlai du sang:</w:t>
      </w:r>
    </w:p>
    <w:p w14:paraId="05A0FE70" w14:textId="77777777" w:rsidR="00E324CC" w:rsidRDefault="00000000">
      <w:pPr>
        <w:rPr>
          <w:rFonts w:hint="eastAsia"/>
        </w:rPr>
      </w:pPr>
      <w:r>
        <w:rPr>
          <w:rFonts w:ascii="Times New Roman" w:hAnsi="Times New Roman"/>
          <w:color w:val="000000"/>
          <w:sz w:val="22"/>
          <w:szCs w:val="22"/>
        </w:rPr>
        <w:tab/>
        <w:t>Laque ta tranche kaie su daie tetes pouin charmaies;</w:t>
      </w:r>
    </w:p>
    <w:p w14:paraId="0C4DBD85" w14:textId="77777777" w:rsidR="00E324CC" w:rsidRDefault="00000000">
      <w:pPr>
        <w:rPr>
          <w:rFonts w:hint="eastAsia"/>
        </w:rPr>
      </w:pPr>
      <w:r>
        <w:rPr>
          <w:rFonts w:ascii="Times New Roman" w:hAnsi="Times New Roman"/>
          <w:color w:val="000000"/>
          <w:sz w:val="22"/>
          <w:szCs w:val="22"/>
        </w:rPr>
        <w:tab/>
        <w:t>J’porte un charme su mè, qui n’deit pouin cedai,</w:t>
      </w:r>
    </w:p>
    <w:p w14:paraId="1D6C5EF3" w14:textId="77777777" w:rsidR="00E324CC" w:rsidRDefault="00000000">
      <w:pPr>
        <w:rPr>
          <w:rFonts w:hint="eastAsia"/>
        </w:rPr>
      </w:pPr>
      <w:r>
        <w:rPr>
          <w:rFonts w:ascii="Times New Roman" w:hAnsi="Times New Roman"/>
          <w:color w:val="000000"/>
          <w:sz w:val="22"/>
          <w:szCs w:val="22"/>
        </w:rPr>
        <w:tab/>
        <w:t>A yun nai d’femme.</w:t>
      </w:r>
    </w:p>
    <w:p w14:paraId="61835CA1" w14:textId="77777777" w:rsidR="00E324CC" w:rsidRDefault="00000000">
      <w:pPr>
        <w:rPr>
          <w:rFonts w:hint="eastAsia"/>
        </w:rPr>
      </w:pPr>
      <w:r>
        <w:rPr>
          <w:rFonts w:ascii="Times New Roman" w:hAnsi="Times New Roman"/>
          <w:color w:val="000000"/>
          <w:sz w:val="22"/>
          <w:szCs w:val="22"/>
        </w:rPr>
        <w:t>Macd:  Laque allai ten charme:</w:t>
      </w:r>
    </w:p>
    <w:p w14:paraId="078569DA" w14:textId="77777777" w:rsidR="00E324CC" w:rsidRDefault="00000000">
      <w:pPr>
        <w:rPr>
          <w:rFonts w:hint="eastAsia"/>
        </w:rPr>
      </w:pPr>
      <w:r>
        <w:rPr>
          <w:rFonts w:ascii="Times New Roman" w:hAnsi="Times New Roman"/>
          <w:color w:val="000000"/>
          <w:sz w:val="22"/>
          <w:szCs w:val="22"/>
        </w:rPr>
        <w:tab/>
        <w:t>Et laque l’ange que t’as acouare servi</w:t>
      </w:r>
    </w:p>
    <w:p w14:paraId="243A901C" w14:textId="77777777" w:rsidR="00E324CC" w:rsidRDefault="00000000">
      <w:pPr>
        <w:rPr>
          <w:rFonts w:hint="eastAsia"/>
        </w:rPr>
      </w:pPr>
      <w:r>
        <w:rPr>
          <w:rFonts w:ascii="Times New Roman" w:hAnsi="Times New Roman"/>
          <w:color w:val="000000"/>
          <w:sz w:val="22"/>
          <w:szCs w:val="22"/>
        </w:rPr>
        <w:tab/>
        <w:t>Te dire, que Macduff fut du ventre d’sa mere</w:t>
      </w:r>
    </w:p>
    <w:p w14:paraId="75B759AF" w14:textId="77777777" w:rsidR="00E324CC" w:rsidRDefault="00000000">
      <w:pPr>
        <w:rPr>
          <w:rFonts w:hint="eastAsia"/>
        </w:rPr>
      </w:pPr>
      <w:r>
        <w:rPr>
          <w:rFonts w:ascii="Times New Roman" w:hAnsi="Times New Roman"/>
          <w:color w:val="000000"/>
          <w:sz w:val="22"/>
          <w:szCs w:val="22"/>
        </w:rPr>
        <w:tab/>
        <w:t>Coppai hors d’vant sen temps.</w:t>
      </w:r>
    </w:p>
    <w:p w14:paraId="15F894C6" w14:textId="77777777" w:rsidR="00E324CC" w:rsidRDefault="00000000">
      <w:pPr>
        <w:rPr>
          <w:rFonts w:hint="eastAsia"/>
        </w:rPr>
      </w:pPr>
      <w:r>
        <w:rPr>
          <w:rFonts w:ascii="Times New Roman" w:hAnsi="Times New Roman"/>
          <w:color w:val="000000"/>
          <w:sz w:val="22"/>
          <w:szCs w:val="22"/>
        </w:rPr>
        <w:t>Macb: Qu’la langue seit maudite qui m’dira chunna,</w:t>
      </w:r>
    </w:p>
    <w:p w14:paraId="7C702FB1" w14:textId="77777777" w:rsidR="00E324CC" w:rsidRDefault="00000000">
      <w:pPr>
        <w:rPr>
          <w:rFonts w:hint="eastAsia"/>
        </w:rPr>
      </w:pPr>
      <w:r>
        <w:rPr>
          <w:rFonts w:ascii="Times New Roman" w:hAnsi="Times New Roman"/>
          <w:color w:val="000000"/>
          <w:sz w:val="22"/>
          <w:szCs w:val="22"/>
        </w:rPr>
        <w:tab/>
        <w:t>Car vla qua mis abas ma miyeure partie d’homme!</w:t>
      </w:r>
    </w:p>
    <w:p w14:paraId="76E2893E" w14:textId="77777777" w:rsidR="00E324CC" w:rsidRDefault="00000000">
      <w:pPr>
        <w:rPr>
          <w:rFonts w:hint="eastAsia"/>
        </w:rPr>
      </w:pPr>
      <w:r>
        <w:rPr>
          <w:rFonts w:ascii="Times New Roman" w:hAnsi="Times New Roman"/>
          <w:color w:val="000000"/>
          <w:sz w:val="22"/>
          <w:szCs w:val="22"/>
        </w:rPr>
        <w:lastRenderedPageBreak/>
        <w:tab/>
        <w:t>Et qu’chez espirits la d’enfer n’saie pouin d’aut creux,</w:t>
      </w:r>
    </w:p>
    <w:p w14:paraId="6BB7F7BF" w14:textId="77777777" w:rsidR="00E324CC" w:rsidRDefault="00000000">
      <w:pPr>
        <w:rPr>
          <w:rFonts w:hint="eastAsia"/>
        </w:rPr>
      </w:pPr>
      <w:r>
        <w:rPr>
          <w:rFonts w:ascii="Times New Roman" w:hAnsi="Times New Roman"/>
          <w:color w:val="000000"/>
          <w:sz w:val="22"/>
          <w:szCs w:val="22"/>
        </w:rPr>
        <w:tab/>
        <w:t>Qui bagoule auve nou auve une doublle entente;</w:t>
      </w:r>
    </w:p>
    <w:p w14:paraId="0BA84DB4" w14:textId="77777777" w:rsidR="00E324CC" w:rsidRDefault="00000000">
      <w:pPr>
        <w:rPr>
          <w:rFonts w:hint="eastAsia"/>
        </w:rPr>
      </w:pPr>
      <w:r>
        <w:rPr>
          <w:rFonts w:ascii="Times New Roman" w:hAnsi="Times New Roman"/>
          <w:color w:val="000000"/>
          <w:sz w:val="22"/>
          <w:szCs w:val="22"/>
        </w:rPr>
        <w:tab/>
        <w:t>Qui garde le mot d’promesse a notre oraeille et qui</w:t>
      </w:r>
    </w:p>
    <w:p w14:paraId="52B9BAD8" w14:textId="77777777" w:rsidR="00E324CC" w:rsidRDefault="00000000">
      <w:pPr>
        <w:rPr>
          <w:rFonts w:hint="eastAsia"/>
        </w:rPr>
      </w:pPr>
      <w:r>
        <w:rPr>
          <w:rFonts w:ascii="Times New Roman" w:hAnsi="Times New Roman"/>
          <w:color w:val="000000"/>
          <w:sz w:val="22"/>
          <w:szCs w:val="22"/>
        </w:rPr>
        <w:tab/>
        <w:t>L’rompe a notre esperance J’en me battrait pouin auve te.</w:t>
      </w:r>
    </w:p>
    <w:p w14:paraId="3A41E31C" w14:textId="77777777" w:rsidR="00E324CC" w:rsidRDefault="00000000">
      <w:pPr>
        <w:rPr>
          <w:rFonts w:hint="eastAsia"/>
        </w:rPr>
      </w:pPr>
      <w:r>
        <w:rPr>
          <w:rFonts w:ascii="Times New Roman" w:hAnsi="Times New Roman"/>
          <w:color w:val="000000"/>
          <w:sz w:val="22"/>
          <w:szCs w:val="22"/>
        </w:rPr>
        <w:t>Macd: Eh biaen, cede donc coyon,</w:t>
      </w:r>
    </w:p>
    <w:p w14:paraId="0CB27F91" w14:textId="77777777" w:rsidR="00E324CC" w:rsidRDefault="00000000">
      <w:pPr>
        <w:rPr>
          <w:rFonts w:hint="eastAsia"/>
        </w:rPr>
      </w:pPr>
      <w:r>
        <w:rPr>
          <w:rFonts w:ascii="Times New Roman" w:hAnsi="Times New Roman"/>
          <w:color w:val="000000"/>
          <w:sz w:val="22"/>
          <w:szCs w:val="22"/>
        </w:rPr>
        <w:tab/>
        <w:t>Et vit pour eaet mourtai a la veux d’Gu et du monde</w:t>
      </w:r>
    </w:p>
    <w:p w14:paraId="36D4A1B6" w14:textId="480A0161" w:rsidR="00E324CC" w:rsidRDefault="00000000">
      <w:pPr>
        <w:rPr>
          <w:rFonts w:hint="eastAsia"/>
        </w:rPr>
      </w:pPr>
      <w:r>
        <w:rPr>
          <w:rFonts w:ascii="Times New Roman" w:hAnsi="Times New Roman"/>
          <w:color w:val="000000"/>
          <w:sz w:val="22"/>
          <w:szCs w:val="22"/>
        </w:rPr>
        <w:tab/>
        <w:t xml:space="preserve">Jt’eron comme nos pu </w:t>
      </w:r>
      <w:r w:rsidR="008D47C3">
        <w:rPr>
          <w:rFonts w:ascii="Times New Roman" w:hAnsi="Times New Roman"/>
          <w:color w:val="000000"/>
          <w:sz w:val="22"/>
          <w:szCs w:val="22"/>
        </w:rPr>
        <w:t>r</w:t>
      </w:r>
      <w:r>
        <w:rPr>
          <w:rFonts w:ascii="Times New Roman" w:hAnsi="Times New Roman"/>
          <w:color w:val="000000"/>
          <w:sz w:val="22"/>
          <w:szCs w:val="22"/>
        </w:rPr>
        <w:t>ares monstres sont</w:t>
      </w:r>
    </w:p>
    <w:p w14:paraId="164C9A43" w14:textId="77777777" w:rsidR="00E324CC" w:rsidRDefault="00000000">
      <w:pPr>
        <w:rPr>
          <w:rFonts w:hint="eastAsia"/>
        </w:rPr>
      </w:pPr>
      <w:r>
        <w:rPr>
          <w:rFonts w:ascii="Times New Roman" w:hAnsi="Times New Roman"/>
          <w:color w:val="000000"/>
          <w:sz w:val="22"/>
          <w:szCs w:val="22"/>
        </w:rPr>
        <w:tab/>
        <w:t>Paienturai su un bord et ecrit d’soue</w:t>
      </w:r>
    </w:p>
    <w:p w14:paraId="13C6B956" w14:textId="42E3BC8E" w:rsidR="00E324CC" w:rsidRDefault="00000000">
      <w:pPr>
        <w:rPr>
          <w:rFonts w:hint="eastAsia"/>
        </w:rPr>
      </w:pPr>
      <w:r>
        <w:rPr>
          <w:rFonts w:ascii="Times New Roman" w:hAnsi="Times New Roman"/>
          <w:color w:val="000000"/>
          <w:sz w:val="22"/>
          <w:szCs w:val="22"/>
        </w:rPr>
        <w:tab/>
        <w:t>Ichin vou pouvai vè l’tyran</w:t>
      </w:r>
    </w:p>
    <w:p w14:paraId="49C0C62C" w14:textId="77777777" w:rsidR="00E324CC" w:rsidRDefault="00000000">
      <w:pPr>
        <w:rPr>
          <w:rFonts w:hint="eastAsia"/>
        </w:rPr>
      </w:pPr>
      <w:r>
        <w:rPr>
          <w:rFonts w:ascii="Times New Roman" w:hAnsi="Times New Roman"/>
          <w:color w:val="000000"/>
          <w:sz w:val="22"/>
          <w:szCs w:val="22"/>
        </w:rPr>
        <w:t>Macb: J’en cedrait pouin</w:t>
      </w:r>
    </w:p>
    <w:p w14:paraId="037F6D17" w14:textId="77777777" w:rsidR="00E324CC" w:rsidRDefault="00000000">
      <w:pPr>
        <w:rPr>
          <w:rFonts w:hint="eastAsia"/>
        </w:rPr>
      </w:pPr>
      <w:r>
        <w:rPr>
          <w:rFonts w:ascii="Times New Roman" w:hAnsi="Times New Roman"/>
          <w:color w:val="000000"/>
          <w:sz w:val="22"/>
          <w:szCs w:val="22"/>
        </w:rPr>
        <w:tab/>
        <w:t>Pour baieziè la terre d’vant laie pies du jane Malcolm</w:t>
      </w:r>
    </w:p>
    <w:p w14:paraId="4A88BC6F" w14:textId="77777777" w:rsidR="00E324CC" w:rsidRDefault="00000000">
      <w:pPr>
        <w:rPr>
          <w:rFonts w:hint="eastAsia"/>
        </w:rPr>
      </w:pPr>
      <w:r>
        <w:rPr>
          <w:rFonts w:ascii="Times New Roman" w:hAnsi="Times New Roman"/>
          <w:color w:val="000000"/>
          <w:sz w:val="22"/>
          <w:szCs w:val="22"/>
        </w:rPr>
        <w:tab/>
        <w:t>Et eaet abuezai auve laie maledictions du peltas</w:t>
      </w:r>
    </w:p>
    <w:p w14:paraId="7AB1C730" w14:textId="7373AFB7" w:rsidR="00E324CC" w:rsidRDefault="00000000">
      <w:pPr>
        <w:rPr>
          <w:rFonts w:hint="eastAsia"/>
        </w:rPr>
      </w:pPr>
      <w:r>
        <w:rPr>
          <w:rFonts w:ascii="Times New Roman" w:hAnsi="Times New Roman"/>
          <w:color w:val="000000"/>
          <w:sz w:val="22"/>
          <w:szCs w:val="22"/>
        </w:rPr>
        <w:tab/>
        <w:t>Biau que l’b</w:t>
      </w:r>
      <w:r w:rsidR="008D47C3">
        <w:rPr>
          <w:rFonts w:ascii="Times New Roman" w:hAnsi="Times New Roman"/>
          <w:color w:val="000000"/>
          <w:sz w:val="22"/>
          <w:szCs w:val="22"/>
        </w:rPr>
        <w:t>ou</w:t>
      </w:r>
      <w:r>
        <w:rPr>
          <w:rFonts w:ascii="Times New Roman" w:hAnsi="Times New Roman"/>
          <w:color w:val="000000"/>
          <w:sz w:val="22"/>
          <w:szCs w:val="22"/>
        </w:rPr>
        <w:t>ais d’</w:t>
      </w:r>
      <w:r w:rsidR="008D47C3">
        <w:rPr>
          <w:rFonts w:ascii="Times New Roman" w:hAnsi="Times New Roman"/>
          <w:color w:val="000000"/>
          <w:sz w:val="22"/>
          <w:szCs w:val="22"/>
        </w:rPr>
        <w:t>B</w:t>
      </w:r>
      <w:r>
        <w:rPr>
          <w:rFonts w:ascii="Times New Roman" w:hAnsi="Times New Roman"/>
          <w:color w:val="000000"/>
          <w:sz w:val="22"/>
          <w:szCs w:val="22"/>
        </w:rPr>
        <w:t>irnam aie v’nu a Dunsinane</w:t>
      </w:r>
    </w:p>
    <w:p w14:paraId="1133669D" w14:textId="3828E276" w:rsidR="00E324CC" w:rsidRDefault="00000000">
      <w:pPr>
        <w:rPr>
          <w:rFonts w:hint="eastAsia"/>
        </w:rPr>
      </w:pPr>
      <w:r>
        <w:rPr>
          <w:rFonts w:ascii="Times New Roman" w:hAnsi="Times New Roman"/>
          <w:color w:val="000000"/>
          <w:sz w:val="22"/>
          <w:szCs w:val="22"/>
        </w:rPr>
        <w:tab/>
        <w:t xml:space="preserve">Et te </w:t>
      </w:r>
      <w:r w:rsidR="008D47C3">
        <w:rPr>
          <w:rFonts w:ascii="Times New Roman" w:hAnsi="Times New Roman"/>
          <w:color w:val="000000"/>
          <w:sz w:val="22"/>
          <w:szCs w:val="22"/>
        </w:rPr>
        <w:t>o</w:t>
      </w:r>
      <w:r>
        <w:rPr>
          <w:rFonts w:ascii="Times New Roman" w:hAnsi="Times New Roman"/>
          <w:color w:val="000000"/>
          <w:sz w:val="22"/>
          <w:szCs w:val="22"/>
        </w:rPr>
        <w:t>ppozai pouin nai d’une femme</w:t>
      </w:r>
    </w:p>
    <w:p w14:paraId="7BF45758" w14:textId="1384A0C3" w:rsidR="00E324CC" w:rsidRDefault="00000000">
      <w:pPr>
        <w:rPr>
          <w:rFonts w:hint="eastAsia"/>
        </w:rPr>
      </w:pPr>
      <w:r>
        <w:rPr>
          <w:rFonts w:ascii="Times New Roman" w:hAnsi="Times New Roman"/>
          <w:color w:val="000000"/>
          <w:sz w:val="22"/>
          <w:szCs w:val="22"/>
        </w:rPr>
        <w:tab/>
        <w:t>Acouare j’risquerait l’draien Endr</w:t>
      </w:r>
      <w:r w:rsidR="008D47C3">
        <w:rPr>
          <w:rFonts w:ascii="Times New Roman" w:hAnsi="Times New Roman"/>
          <w:color w:val="000000"/>
          <w:sz w:val="22"/>
          <w:szCs w:val="22"/>
        </w:rPr>
        <w:t>è</w:t>
      </w:r>
      <w:r>
        <w:rPr>
          <w:rFonts w:ascii="Times New Roman" w:hAnsi="Times New Roman"/>
          <w:color w:val="000000"/>
          <w:sz w:val="22"/>
          <w:szCs w:val="22"/>
        </w:rPr>
        <w:t xml:space="preserve"> men corps</w:t>
      </w:r>
    </w:p>
    <w:p w14:paraId="67C7C1A7" w14:textId="62180EC9" w:rsidR="00E324CC" w:rsidRDefault="00000000">
      <w:pPr>
        <w:rPr>
          <w:rFonts w:hint="eastAsia"/>
        </w:rPr>
      </w:pPr>
      <w:r>
        <w:rPr>
          <w:rFonts w:ascii="Times New Roman" w:hAnsi="Times New Roman"/>
          <w:color w:val="000000"/>
          <w:sz w:val="22"/>
          <w:szCs w:val="22"/>
        </w:rPr>
        <w:tab/>
        <w:t xml:space="preserve">J’mets ma </w:t>
      </w:r>
      <w:r w:rsidR="008D47C3">
        <w:rPr>
          <w:rFonts w:ascii="Times New Roman" w:hAnsi="Times New Roman"/>
          <w:color w:val="000000"/>
          <w:sz w:val="22"/>
          <w:szCs w:val="22"/>
        </w:rPr>
        <w:t>ri</w:t>
      </w:r>
      <w:r>
        <w:rPr>
          <w:rFonts w:ascii="Times New Roman" w:hAnsi="Times New Roman"/>
          <w:color w:val="000000"/>
          <w:sz w:val="22"/>
          <w:szCs w:val="22"/>
        </w:rPr>
        <w:t>ndelle de guerre frappe donc Macduff</w:t>
      </w:r>
    </w:p>
    <w:p w14:paraId="755D1914" w14:textId="77777777" w:rsidR="00E324CC" w:rsidRDefault="00000000">
      <w:pPr>
        <w:rPr>
          <w:rFonts w:hint="eastAsia"/>
        </w:rPr>
      </w:pPr>
      <w:r>
        <w:rPr>
          <w:rFonts w:ascii="Times New Roman" w:hAnsi="Times New Roman"/>
          <w:color w:val="000000"/>
          <w:sz w:val="22"/>
          <w:szCs w:val="22"/>
        </w:rPr>
        <w:tab/>
        <w:t>Et damnai l’siaen qui creira l’prumiè Assai</w:t>
      </w:r>
    </w:p>
    <w:p w14:paraId="0F98064F" w14:textId="7777777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[I sorte s’entre battant]</w:t>
      </w:r>
    </w:p>
    <w:p w14:paraId="5636C9DB" w14:textId="77777777" w:rsidR="00E324CC" w:rsidRDefault="00E324CC">
      <w:pPr>
        <w:rPr>
          <w:rFonts w:ascii="Times New Roman" w:hAnsi="Times New Roman"/>
          <w:color w:val="000000"/>
          <w:sz w:val="22"/>
          <w:szCs w:val="22"/>
        </w:rPr>
      </w:pPr>
    </w:p>
    <w:p w14:paraId="0EEAC980" w14:textId="1850ABDE" w:rsidR="00E324CC" w:rsidRDefault="00000000">
      <w:pPr>
        <w:jc w:val="center"/>
        <w:rPr>
          <w:rFonts w:hint="eastAsia"/>
        </w:rPr>
      </w:pPr>
      <w:r>
        <w:rPr>
          <w:rFonts w:ascii="Times New Roman" w:hAnsi="Times New Roman"/>
          <w:color w:val="000000"/>
          <w:sz w:val="22"/>
          <w:szCs w:val="22"/>
        </w:rPr>
        <w:t>I r’v</w:t>
      </w:r>
      <w:r w:rsidR="008D47C3">
        <w:rPr>
          <w:rFonts w:ascii="Times New Roman" w:hAnsi="Times New Roman"/>
          <w:color w:val="000000"/>
          <w:sz w:val="22"/>
          <w:szCs w:val="22"/>
        </w:rPr>
        <w:t>i</w:t>
      </w:r>
      <w:r>
        <w:rPr>
          <w:rFonts w:ascii="Times New Roman" w:hAnsi="Times New Roman"/>
          <w:color w:val="000000"/>
          <w:sz w:val="22"/>
          <w:szCs w:val="22"/>
        </w:rPr>
        <w:t>rre. Soun</w:t>
      </w:r>
      <w:r w:rsidR="008D47C3">
        <w:rPr>
          <w:rFonts w:ascii="Times New Roman" w:hAnsi="Times New Roman"/>
          <w:color w:val="000000"/>
          <w:sz w:val="22"/>
          <w:szCs w:val="22"/>
        </w:rPr>
        <w:t>r</w:t>
      </w:r>
      <w:r>
        <w:rPr>
          <w:rFonts w:ascii="Times New Roman" w:hAnsi="Times New Roman"/>
          <w:color w:val="000000"/>
          <w:sz w:val="22"/>
          <w:szCs w:val="22"/>
        </w:rPr>
        <w:t>ie. r’entre auve tabourain et couleurs. Malcolm l’vier Siward, Rosse, Lenox, Angus, Caithness, Mentrieth et Soudards</w:t>
      </w:r>
    </w:p>
    <w:p w14:paraId="6040FF67" w14:textId="77777777" w:rsidR="00E324CC" w:rsidRDefault="00E324CC">
      <w:pPr>
        <w:jc w:val="center"/>
        <w:rPr>
          <w:rFonts w:ascii="Times New Roman" w:hAnsi="Times New Roman"/>
          <w:color w:val="000000"/>
          <w:sz w:val="22"/>
          <w:szCs w:val="22"/>
        </w:rPr>
      </w:pPr>
    </w:p>
    <w:p w14:paraId="3892EC55" w14:textId="77777777" w:rsidR="00E324CC" w:rsidRDefault="00000000">
      <w:pPr>
        <w:rPr>
          <w:rFonts w:hint="eastAsia"/>
        </w:rPr>
      </w:pPr>
      <w:r>
        <w:rPr>
          <w:rFonts w:ascii="Times New Roman" w:hAnsi="Times New Roman"/>
          <w:color w:val="000000"/>
          <w:sz w:val="22"/>
          <w:szCs w:val="22"/>
        </w:rPr>
        <w:t>Mal: J’voudrais que lz’ames qui manque s’raie arrivais saufs</w:t>
      </w:r>
    </w:p>
    <w:p w14:paraId="77815184" w14:textId="0846B702" w:rsidR="00E324CC" w:rsidRPr="0044551F" w:rsidRDefault="00000000">
      <w:pPr>
        <w:rPr>
          <w:rFonts w:hint="eastAsia"/>
        </w:rPr>
      </w:pPr>
      <w:r>
        <w:rPr>
          <w:rFonts w:ascii="Times New Roman" w:hAnsi="Times New Roman"/>
          <w:color w:val="000000"/>
          <w:sz w:val="22"/>
          <w:szCs w:val="22"/>
        </w:rPr>
        <w:t>Siw: Yaen a qui fa</w:t>
      </w:r>
      <w:r w:rsidR="008D47C3">
        <w:rPr>
          <w:rFonts w:ascii="Times New Roman" w:hAnsi="Times New Roman"/>
          <w:color w:val="000000"/>
          <w:sz w:val="22"/>
          <w:szCs w:val="22"/>
        </w:rPr>
        <w:t>u</w:t>
      </w:r>
      <w:r>
        <w:rPr>
          <w:rFonts w:ascii="Times New Roman" w:hAnsi="Times New Roman"/>
          <w:color w:val="000000"/>
          <w:sz w:val="22"/>
          <w:szCs w:val="22"/>
        </w:rPr>
        <w:t>t qu’alle et acouare par shu qu</w:t>
      </w:r>
      <w:r w:rsidRPr="0044551F">
        <w:rPr>
          <w:rFonts w:ascii="Times New Roman" w:hAnsi="Times New Roman"/>
          <w:sz w:val="22"/>
          <w:szCs w:val="22"/>
          <w:rPrChange w:id="97" w:author="Yan Marquis" w:date="2024-03-14T18:46:00Z">
            <w:rPr>
              <w:rFonts w:ascii="Times New Roman" w:hAnsi="Times New Roman"/>
              <w:color w:val="000000"/>
              <w:sz w:val="22"/>
              <w:szCs w:val="22"/>
            </w:rPr>
          </w:rPrChange>
        </w:rPr>
        <w:t>e j’v</w:t>
      </w:r>
      <w:r w:rsidR="00B17DA0" w:rsidRPr="0044551F">
        <w:rPr>
          <w:rFonts w:ascii="Times New Roman" w:hAnsi="Times New Roman"/>
          <w:sz w:val="22"/>
          <w:szCs w:val="22"/>
          <w:rPrChange w:id="98" w:author="Yan Marquis" w:date="2024-03-14T18:46:00Z">
            <w:rPr>
              <w:rFonts w:ascii="Times New Roman" w:hAnsi="Times New Roman"/>
              <w:color w:val="CE181E"/>
              <w:sz w:val="22"/>
              <w:szCs w:val="22"/>
            </w:rPr>
          </w:rPrChange>
        </w:rPr>
        <w:t>ê</w:t>
      </w:r>
      <w:r w:rsidRPr="0044551F">
        <w:rPr>
          <w:rFonts w:ascii="Times New Roman" w:hAnsi="Times New Roman"/>
          <w:sz w:val="22"/>
          <w:szCs w:val="22"/>
          <w:rPrChange w:id="99" w:author="Yan Marquis" w:date="2024-03-14T18:46:00Z">
            <w:rPr>
              <w:rFonts w:ascii="Times New Roman" w:hAnsi="Times New Roman"/>
              <w:color w:val="000000"/>
              <w:sz w:val="22"/>
              <w:szCs w:val="22"/>
            </w:rPr>
          </w:rPrChange>
        </w:rPr>
        <w:t xml:space="preserve">t </w:t>
      </w:r>
    </w:p>
    <w:p w14:paraId="37213096" w14:textId="77777777" w:rsidR="00E324CC" w:rsidRDefault="00000000">
      <w:pPr>
        <w:rPr>
          <w:rFonts w:hint="eastAsia"/>
        </w:rPr>
      </w:pPr>
      <w:r>
        <w:rPr>
          <w:rFonts w:ascii="Times New Roman" w:hAnsi="Times New Roman"/>
          <w:color w:val="000000"/>
          <w:sz w:val="22"/>
          <w:szCs w:val="22"/>
        </w:rPr>
        <w:tab/>
        <w:t>Un si grand jour comme shunshin aie acatai a bouan marchi</w:t>
      </w:r>
    </w:p>
    <w:p w14:paraId="0F51B93F" w14:textId="77777777" w:rsidR="00E324CC" w:rsidRDefault="00000000">
      <w:pPr>
        <w:rPr>
          <w:rFonts w:hint="eastAsia"/>
        </w:rPr>
      </w:pPr>
      <w:r>
        <w:rPr>
          <w:rFonts w:ascii="Times New Roman" w:hAnsi="Times New Roman"/>
          <w:color w:val="000000"/>
          <w:sz w:val="22"/>
          <w:szCs w:val="22"/>
        </w:rPr>
        <w:t>Mal: Macduff manque et vot noblle fi</w:t>
      </w:r>
    </w:p>
    <w:p w14:paraId="4D3C55B1" w14:textId="77777777" w:rsidR="00E324CC" w:rsidRDefault="00000000">
      <w:pPr>
        <w:rPr>
          <w:rFonts w:hint="eastAsia"/>
        </w:rPr>
      </w:pPr>
      <w:r>
        <w:rPr>
          <w:rFonts w:ascii="Times New Roman" w:hAnsi="Times New Roman"/>
          <w:color w:val="000000"/>
          <w:sz w:val="22"/>
          <w:szCs w:val="22"/>
        </w:rPr>
        <w:t>Ros: Vot fi men Seigneur a payi la dette d’un soudard</w:t>
      </w:r>
    </w:p>
    <w:p w14:paraId="1EB03CCC" w14:textId="19EFD141" w:rsidR="00E324CC" w:rsidRDefault="00000000">
      <w:pPr>
        <w:rPr>
          <w:rFonts w:hint="eastAsia"/>
        </w:rPr>
      </w:pPr>
      <w:r>
        <w:rPr>
          <w:rFonts w:ascii="Times New Roman" w:hAnsi="Times New Roman"/>
          <w:color w:val="000000"/>
          <w:sz w:val="22"/>
          <w:szCs w:val="22"/>
        </w:rPr>
        <w:tab/>
        <w:t>Il a seulemaen ve</w:t>
      </w:r>
      <w:r w:rsidR="00B17DA0">
        <w:rPr>
          <w:rFonts w:ascii="Times New Roman" w:hAnsi="Times New Roman"/>
          <w:color w:val="000000"/>
          <w:sz w:val="22"/>
          <w:szCs w:val="22"/>
        </w:rPr>
        <w:t>k</w:t>
      </w:r>
      <w:r>
        <w:rPr>
          <w:rFonts w:ascii="Times New Roman" w:hAnsi="Times New Roman"/>
          <w:color w:val="000000"/>
          <w:sz w:val="22"/>
          <w:szCs w:val="22"/>
        </w:rPr>
        <w:t>u entch</w:t>
      </w:r>
      <w:r w:rsidR="00B17DA0">
        <w:rPr>
          <w:rFonts w:ascii="Times New Roman" w:hAnsi="Times New Roman"/>
          <w:color w:val="000000"/>
          <w:sz w:val="22"/>
          <w:szCs w:val="22"/>
        </w:rPr>
        <w:t>è</w:t>
      </w:r>
      <w:r>
        <w:rPr>
          <w:rFonts w:ascii="Times New Roman" w:hAnsi="Times New Roman"/>
          <w:color w:val="000000"/>
          <w:sz w:val="22"/>
          <w:szCs w:val="22"/>
        </w:rPr>
        <w:t xml:space="preserve"> d’eaet un homme</w:t>
      </w:r>
    </w:p>
    <w:p w14:paraId="6A191B40" w14:textId="77777777" w:rsidR="00E324CC" w:rsidRDefault="00000000">
      <w:pPr>
        <w:rPr>
          <w:rFonts w:hint="eastAsia"/>
        </w:rPr>
      </w:pPr>
      <w:r>
        <w:rPr>
          <w:rFonts w:ascii="Times New Roman" w:hAnsi="Times New Roman"/>
          <w:color w:val="000000"/>
          <w:sz w:val="22"/>
          <w:szCs w:val="22"/>
        </w:rPr>
        <w:tab/>
        <w:t>De qui a paiene a ti confirmai sa forche comme</w:t>
      </w:r>
    </w:p>
    <w:p w14:paraId="6037487B" w14:textId="203B7984" w:rsidR="00E324CC" w:rsidRDefault="00000000">
      <w:pPr>
        <w:rPr>
          <w:rFonts w:hint="eastAsia"/>
        </w:rPr>
      </w:pPr>
      <w:r>
        <w:rPr>
          <w:rFonts w:ascii="Times New Roman" w:hAnsi="Times New Roman"/>
          <w:color w:val="000000"/>
          <w:sz w:val="22"/>
          <w:szCs w:val="22"/>
        </w:rPr>
        <w:tab/>
        <w:t>A l’endr</w:t>
      </w:r>
      <w:r w:rsidR="00B17DA0">
        <w:rPr>
          <w:rFonts w:ascii="Times New Roman" w:hAnsi="Times New Roman"/>
          <w:color w:val="000000"/>
          <w:sz w:val="22"/>
          <w:szCs w:val="22"/>
        </w:rPr>
        <w:t>è</w:t>
      </w:r>
      <w:r>
        <w:rPr>
          <w:rFonts w:ascii="Times New Roman" w:hAnsi="Times New Roman"/>
          <w:color w:val="000000"/>
          <w:sz w:val="22"/>
          <w:szCs w:val="22"/>
        </w:rPr>
        <w:t xml:space="preserve"> danghraeux ou’aie qui saie battu</w:t>
      </w:r>
    </w:p>
    <w:p w14:paraId="43E4758B" w14:textId="77777777" w:rsidR="00E324CC" w:rsidRDefault="00000000">
      <w:pPr>
        <w:rPr>
          <w:rFonts w:hint="eastAsia"/>
        </w:rPr>
      </w:pPr>
      <w:r>
        <w:rPr>
          <w:rFonts w:ascii="Times New Roman" w:hAnsi="Times New Roman"/>
          <w:color w:val="000000"/>
          <w:sz w:val="22"/>
          <w:szCs w:val="22"/>
        </w:rPr>
        <w:tab/>
        <w:t>Qu’il aie mort comme un homme</w:t>
      </w:r>
    </w:p>
    <w:p w14:paraId="2E7E2DB0" w14:textId="77777777" w:rsidR="00E324CC" w:rsidRDefault="00000000">
      <w:pPr>
        <w:rPr>
          <w:rFonts w:hint="eastAsia"/>
        </w:rPr>
      </w:pPr>
      <w:r>
        <w:rPr>
          <w:rFonts w:ascii="Times New Roman" w:hAnsi="Times New Roman"/>
          <w:color w:val="000000"/>
          <w:sz w:val="22"/>
          <w:szCs w:val="22"/>
        </w:rPr>
        <w:t>Siw: Que il aie donc mort</w:t>
      </w:r>
    </w:p>
    <w:p w14:paraId="39AB8AC3" w14:textId="77777777" w:rsidR="00E324CC" w:rsidRDefault="00000000">
      <w:pPr>
        <w:rPr>
          <w:rFonts w:hint="eastAsia"/>
        </w:rPr>
      </w:pPr>
      <w:r>
        <w:rPr>
          <w:rFonts w:ascii="Times New Roman" w:hAnsi="Times New Roman"/>
          <w:color w:val="000000"/>
          <w:sz w:val="22"/>
          <w:szCs w:val="22"/>
        </w:rPr>
        <w:t>Ros: Vere et apportai du courti vot cause de paiene</w:t>
      </w:r>
    </w:p>
    <w:p w14:paraId="04F71BCE" w14:textId="77777777" w:rsidR="00E324CC" w:rsidRDefault="00000000">
      <w:pPr>
        <w:rPr>
          <w:rFonts w:hint="eastAsia"/>
        </w:rPr>
      </w:pPr>
      <w:r>
        <w:rPr>
          <w:rFonts w:ascii="Times New Roman" w:hAnsi="Times New Roman"/>
          <w:color w:val="000000"/>
          <w:sz w:val="22"/>
          <w:szCs w:val="22"/>
        </w:rPr>
        <w:tab/>
        <w:t>Ne deit pouin eaet m’zuraire par sa valeur car</w:t>
      </w:r>
    </w:p>
    <w:p w14:paraId="16F273D2" w14:textId="77777777" w:rsidR="00E324CC" w:rsidRDefault="00000000">
      <w:pPr>
        <w:rPr>
          <w:rFonts w:hint="eastAsia"/>
        </w:rPr>
      </w:pPr>
      <w:r>
        <w:rPr>
          <w:rFonts w:ascii="Times New Roman" w:hAnsi="Times New Roman"/>
          <w:color w:val="000000"/>
          <w:sz w:val="22"/>
          <w:szCs w:val="22"/>
        </w:rPr>
        <w:tab/>
        <w:t>A n’erait pouin d’but</w:t>
      </w:r>
    </w:p>
    <w:p w14:paraId="6E520BCA" w14:textId="77777777" w:rsidR="00E324CC" w:rsidRDefault="00000000">
      <w:pPr>
        <w:rPr>
          <w:rFonts w:hint="eastAsia"/>
        </w:rPr>
      </w:pPr>
      <w:r>
        <w:rPr>
          <w:rFonts w:ascii="Times New Roman" w:hAnsi="Times New Roman"/>
          <w:color w:val="000000"/>
          <w:sz w:val="22"/>
          <w:szCs w:val="22"/>
        </w:rPr>
        <w:t>Siw: Ou’aie qu’il a yeux saie caoups</w:t>
      </w:r>
    </w:p>
    <w:p w14:paraId="5C9B2FAE" w14:textId="24B17AB2" w:rsidR="00E324CC" w:rsidRDefault="00000000">
      <w:pPr>
        <w:rPr>
          <w:rFonts w:hint="eastAsia"/>
        </w:rPr>
      </w:pPr>
      <w:r>
        <w:rPr>
          <w:rFonts w:ascii="Times New Roman" w:hAnsi="Times New Roman"/>
          <w:color w:val="000000"/>
          <w:sz w:val="22"/>
          <w:szCs w:val="22"/>
        </w:rPr>
        <w:t xml:space="preserve">Ros: Giatre au </w:t>
      </w:r>
      <w:r w:rsidR="00B17DA0">
        <w:rPr>
          <w:rFonts w:ascii="Times New Roman" w:hAnsi="Times New Roman"/>
          <w:color w:val="000000"/>
          <w:sz w:val="22"/>
          <w:szCs w:val="22"/>
        </w:rPr>
        <w:t>r</w:t>
      </w:r>
      <w:r>
        <w:rPr>
          <w:rFonts w:ascii="Times New Roman" w:hAnsi="Times New Roman"/>
          <w:color w:val="000000"/>
          <w:sz w:val="22"/>
          <w:szCs w:val="22"/>
        </w:rPr>
        <w:t>ang de d’vant</w:t>
      </w:r>
    </w:p>
    <w:p w14:paraId="4881043F" w14:textId="77777777" w:rsidR="00E324CC" w:rsidRDefault="00000000">
      <w:pPr>
        <w:rPr>
          <w:rFonts w:hint="eastAsia"/>
        </w:rPr>
      </w:pPr>
      <w:r>
        <w:rPr>
          <w:rFonts w:ascii="Times New Roman" w:hAnsi="Times New Roman"/>
          <w:color w:val="000000"/>
          <w:sz w:val="22"/>
          <w:szCs w:val="22"/>
        </w:rPr>
        <w:t>Siw: Qui donc qui seit l’soudard de Gu</w:t>
      </w:r>
    </w:p>
    <w:p w14:paraId="188CBD28" w14:textId="77777777" w:rsidR="00E324CC" w:rsidRDefault="00000000">
      <w:pPr>
        <w:rPr>
          <w:rFonts w:hint="eastAsia"/>
        </w:rPr>
      </w:pPr>
      <w:r>
        <w:rPr>
          <w:rFonts w:ascii="Times New Roman" w:hAnsi="Times New Roman"/>
          <w:color w:val="000000"/>
          <w:sz w:val="22"/>
          <w:szCs w:val="22"/>
        </w:rPr>
        <w:tab/>
        <w:t>Si j’avais autant d’fis comme j’ait de k’vaeux</w:t>
      </w:r>
    </w:p>
    <w:p w14:paraId="6A4159F5" w14:textId="77777777" w:rsidR="00E324CC" w:rsidRDefault="00000000">
      <w:pPr>
        <w:rPr>
          <w:rFonts w:hint="eastAsia"/>
        </w:rPr>
      </w:pPr>
      <w:r>
        <w:rPr>
          <w:rFonts w:ascii="Times New Roman" w:hAnsi="Times New Roman"/>
          <w:color w:val="000000"/>
          <w:sz w:val="22"/>
          <w:szCs w:val="22"/>
        </w:rPr>
        <w:tab/>
        <w:t>J’en leux d</w:t>
      </w:r>
      <w:commentRangeStart w:id="100"/>
      <w:r>
        <w:rPr>
          <w:rFonts w:ascii="Times New Roman" w:hAnsi="Times New Roman"/>
          <w:color w:val="000000"/>
          <w:sz w:val="22"/>
          <w:szCs w:val="22"/>
        </w:rPr>
        <w:t>’zirkaie</w:t>
      </w:r>
      <w:commentRangeEnd w:id="100"/>
      <w:r w:rsidR="00B17DA0">
        <w:rPr>
          <w:rStyle w:val="CommentReference"/>
          <w:rFonts w:cs="Mangal"/>
        </w:rPr>
        <w:commentReference w:id="100"/>
      </w:r>
      <w:r>
        <w:rPr>
          <w:rFonts w:ascii="Times New Roman" w:hAnsi="Times New Roman"/>
          <w:color w:val="000000"/>
          <w:sz w:val="22"/>
          <w:szCs w:val="22"/>
        </w:rPr>
        <w:t xml:space="preserve"> pouin une pu belle mort</w:t>
      </w:r>
    </w:p>
    <w:p w14:paraId="6824EF35" w14:textId="77777777" w:rsidR="00E324CC" w:rsidRDefault="00000000">
      <w:pPr>
        <w:rPr>
          <w:rFonts w:hint="eastAsia"/>
        </w:rPr>
      </w:pPr>
      <w:r>
        <w:rPr>
          <w:rFonts w:ascii="Times New Roman" w:hAnsi="Times New Roman"/>
          <w:color w:val="000000"/>
          <w:sz w:val="22"/>
          <w:szCs w:val="22"/>
        </w:rPr>
        <w:tab/>
        <w:t>Et donc sa cyoque aie cyoquie</w:t>
      </w:r>
    </w:p>
    <w:p w14:paraId="6BF9B0F9" w14:textId="77777777" w:rsidR="00E324CC" w:rsidRDefault="00000000">
      <w:pPr>
        <w:rPr>
          <w:rFonts w:hint="eastAsia"/>
        </w:rPr>
      </w:pPr>
      <w:r>
        <w:rPr>
          <w:rFonts w:ascii="Times New Roman" w:hAnsi="Times New Roman"/>
          <w:color w:val="000000"/>
          <w:sz w:val="22"/>
          <w:szCs w:val="22"/>
        </w:rPr>
        <w:t>Mal: I merite pu d’deuil</w:t>
      </w:r>
    </w:p>
    <w:p w14:paraId="65072FCC" w14:textId="77777777" w:rsidR="00E324CC" w:rsidRDefault="00000000">
      <w:pPr>
        <w:rPr>
          <w:rFonts w:hint="eastAsia"/>
        </w:rPr>
      </w:pPr>
      <w:r>
        <w:rPr>
          <w:rFonts w:ascii="Times New Roman" w:hAnsi="Times New Roman"/>
          <w:color w:val="000000"/>
          <w:sz w:val="22"/>
          <w:szCs w:val="22"/>
        </w:rPr>
        <w:tab/>
        <w:t>Et chunna j’depensrait pour li</w:t>
      </w:r>
    </w:p>
    <w:p w14:paraId="5FC1A250" w14:textId="77777777" w:rsidR="00E324CC" w:rsidRDefault="00000000">
      <w:pPr>
        <w:rPr>
          <w:rFonts w:hint="eastAsia"/>
        </w:rPr>
      </w:pPr>
      <w:r>
        <w:rPr>
          <w:rFonts w:ascii="Times New Roman" w:hAnsi="Times New Roman"/>
          <w:color w:val="000000"/>
          <w:sz w:val="22"/>
          <w:szCs w:val="22"/>
        </w:rPr>
        <w:t>Siw: I naen merite pouin d’autre</w:t>
      </w:r>
    </w:p>
    <w:p w14:paraId="227CC4E9" w14:textId="77777777" w:rsidR="00E324CC" w:rsidRDefault="00000000">
      <w:pPr>
        <w:rPr>
          <w:rFonts w:hint="eastAsia"/>
        </w:rPr>
      </w:pPr>
      <w:r>
        <w:rPr>
          <w:rFonts w:ascii="Times New Roman" w:hAnsi="Times New Roman"/>
          <w:color w:val="000000"/>
          <w:sz w:val="22"/>
          <w:szCs w:val="22"/>
        </w:rPr>
        <w:tab/>
        <w:t>I dize qui s’en aie allai biaen et a payi sa dette</w:t>
      </w:r>
    </w:p>
    <w:p w14:paraId="279ADD10" w14:textId="77777777" w:rsidR="00E324CC" w:rsidRDefault="00000000">
      <w:pPr>
        <w:rPr>
          <w:rFonts w:hint="eastAsia"/>
        </w:rPr>
      </w:pPr>
      <w:r>
        <w:rPr>
          <w:rFonts w:ascii="Times New Roman" w:hAnsi="Times New Roman"/>
          <w:color w:val="000000"/>
          <w:sz w:val="22"/>
          <w:szCs w:val="22"/>
        </w:rPr>
        <w:tab/>
        <w:t>Et que Gu seit auve li ichin d’nouvè r’comfort</w:t>
      </w:r>
    </w:p>
    <w:p w14:paraId="7B1F6E0C" w14:textId="77777777" w:rsidR="00E324CC" w:rsidRDefault="00E324CC">
      <w:pPr>
        <w:rPr>
          <w:rFonts w:ascii="Times New Roman" w:hAnsi="Times New Roman"/>
          <w:color w:val="000000"/>
          <w:sz w:val="22"/>
          <w:szCs w:val="22"/>
        </w:rPr>
      </w:pPr>
    </w:p>
    <w:p w14:paraId="7FCDCE3F" w14:textId="77777777" w:rsidR="00E324CC" w:rsidRDefault="00000000">
      <w:pPr>
        <w:jc w:val="center"/>
        <w:rPr>
          <w:rFonts w:hint="eastAsia"/>
        </w:rPr>
      </w:pPr>
      <w:r>
        <w:rPr>
          <w:rFonts w:ascii="Times New Roman" w:hAnsi="Times New Roman"/>
          <w:color w:val="000000"/>
          <w:sz w:val="22"/>
          <w:szCs w:val="22"/>
        </w:rPr>
        <w:t>Macduff r’entre auve la tete de Macbeth su un paue</w:t>
      </w:r>
    </w:p>
    <w:p w14:paraId="156E4BE3" w14:textId="77777777" w:rsidR="00E324CC" w:rsidRDefault="00E324CC">
      <w:pPr>
        <w:rPr>
          <w:rFonts w:ascii="Times New Roman" w:hAnsi="Times New Roman"/>
          <w:color w:val="000000"/>
          <w:sz w:val="22"/>
          <w:szCs w:val="22"/>
        </w:rPr>
      </w:pPr>
    </w:p>
    <w:p w14:paraId="436206D3" w14:textId="77777777" w:rsidR="00E324CC" w:rsidRDefault="00000000">
      <w:pPr>
        <w:rPr>
          <w:rFonts w:hint="eastAsia"/>
        </w:rPr>
      </w:pPr>
      <w:r>
        <w:rPr>
          <w:rFonts w:ascii="Times New Roman" w:hAnsi="Times New Roman"/>
          <w:color w:val="000000"/>
          <w:sz w:val="22"/>
          <w:szCs w:val="22"/>
        </w:rPr>
        <w:t>Macd: Salut rouai car tu yaie vaiyoue ou’aie kaie oshteure</w:t>
      </w:r>
    </w:p>
    <w:p w14:paraId="22ACB1CF" w14:textId="77777777" w:rsidR="00E324CC" w:rsidRDefault="00000000">
      <w:pPr>
        <w:rPr>
          <w:rFonts w:hint="eastAsia"/>
        </w:rPr>
      </w:pPr>
      <w:r>
        <w:rPr>
          <w:rFonts w:ascii="Times New Roman" w:hAnsi="Times New Roman"/>
          <w:color w:val="000000"/>
          <w:sz w:val="22"/>
          <w:szCs w:val="22"/>
        </w:rPr>
        <w:tab/>
        <w:t>La tete dl’usurpeux l’temps aie libre</w:t>
      </w:r>
    </w:p>
    <w:p w14:paraId="562E0DEB" w14:textId="77777777" w:rsidR="00E324CC" w:rsidRDefault="00000000">
      <w:pPr>
        <w:rPr>
          <w:rFonts w:hint="eastAsia"/>
        </w:rPr>
      </w:pPr>
      <w:r>
        <w:rPr>
          <w:rFonts w:ascii="Times New Roman" w:hAnsi="Times New Roman"/>
          <w:color w:val="000000"/>
          <w:sz w:val="22"/>
          <w:szCs w:val="22"/>
        </w:rPr>
        <w:tab/>
        <w:t>J’te vet entouartiyi auve la perle de ten royaume</w:t>
      </w:r>
    </w:p>
    <w:p w14:paraId="3FD8C14B" w14:textId="77777777" w:rsidR="00E324CC" w:rsidRDefault="00000000">
      <w:pPr>
        <w:rPr>
          <w:rFonts w:hint="eastAsia"/>
        </w:rPr>
      </w:pPr>
      <w:r>
        <w:rPr>
          <w:rFonts w:ascii="Times New Roman" w:hAnsi="Times New Roman"/>
          <w:color w:val="000000"/>
          <w:sz w:val="22"/>
          <w:szCs w:val="22"/>
        </w:rPr>
        <w:tab/>
        <w:t>Qui dit men salut dans leux pensaies</w:t>
      </w:r>
    </w:p>
    <w:p w14:paraId="797C3AAD" w14:textId="30E7B443" w:rsidR="00E324CC" w:rsidRDefault="00000000">
      <w:pPr>
        <w:rPr>
          <w:rFonts w:hint="eastAsia"/>
        </w:rPr>
      </w:pPr>
      <w:r>
        <w:rPr>
          <w:rFonts w:ascii="Times New Roman" w:hAnsi="Times New Roman"/>
          <w:color w:val="000000"/>
          <w:sz w:val="22"/>
          <w:szCs w:val="22"/>
        </w:rPr>
        <w:tab/>
        <w:t>De qui je d’zire laie hautes vouai</w:t>
      </w:r>
      <w:r w:rsidR="00B17DA0">
        <w:rPr>
          <w:rFonts w:ascii="Times New Roman" w:hAnsi="Times New Roman"/>
          <w:color w:val="000000"/>
          <w:sz w:val="22"/>
          <w:szCs w:val="22"/>
        </w:rPr>
        <w:t>x</w:t>
      </w:r>
      <w:r>
        <w:rPr>
          <w:rFonts w:ascii="Times New Roman" w:hAnsi="Times New Roman"/>
          <w:color w:val="000000"/>
          <w:sz w:val="22"/>
          <w:szCs w:val="22"/>
        </w:rPr>
        <w:t xml:space="preserve"> auve </w:t>
      </w:r>
      <w:r w:rsidR="00B17DA0">
        <w:rPr>
          <w:rFonts w:ascii="Times New Roman" w:hAnsi="Times New Roman"/>
          <w:color w:val="000000"/>
          <w:sz w:val="22"/>
          <w:szCs w:val="22"/>
        </w:rPr>
        <w:t>l</w:t>
      </w:r>
      <w:r>
        <w:rPr>
          <w:rFonts w:ascii="Times New Roman" w:hAnsi="Times New Roman"/>
          <w:color w:val="000000"/>
          <w:sz w:val="22"/>
          <w:szCs w:val="22"/>
        </w:rPr>
        <w:t>a miaenne</w:t>
      </w:r>
    </w:p>
    <w:p w14:paraId="2DE3F649" w14:textId="77777777" w:rsidR="00E324CC" w:rsidRDefault="00000000">
      <w:pPr>
        <w:rPr>
          <w:rFonts w:hint="eastAsia"/>
        </w:rPr>
      </w:pPr>
      <w:r>
        <w:rPr>
          <w:rFonts w:ascii="Times New Roman" w:hAnsi="Times New Roman"/>
          <w:color w:val="000000"/>
          <w:sz w:val="22"/>
          <w:szCs w:val="22"/>
        </w:rPr>
        <w:tab/>
        <w:t>Salut rouai d’Ecosse</w:t>
      </w:r>
    </w:p>
    <w:p w14:paraId="1D6C16AE" w14:textId="77777777" w:rsidR="00E324CC" w:rsidRDefault="00000000">
      <w:pPr>
        <w:rPr>
          <w:rFonts w:hint="eastAsia"/>
        </w:rPr>
      </w:pPr>
      <w:r>
        <w:rPr>
          <w:rFonts w:ascii="Times New Roman" w:hAnsi="Times New Roman"/>
          <w:color w:val="000000"/>
          <w:sz w:val="22"/>
          <w:szCs w:val="22"/>
        </w:rPr>
        <w:t>Tous: Rouai d’ecosse salut</w:t>
      </w:r>
    </w:p>
    <w:p w14:paraId="56AEC19D" w14:textId="43FB4987"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[Soun</w:t>
      </w:r>
      <w:r w:rsidR="00714D3D">
        <w:rPr>
          <w:rFonts w:ascii="Times New Roman" w:hAnsi="Times New Roman"/>
          <w:color w:val="000000"/>
          <w:sz w:val="22"/>
          <w:szCs w:val="22"/>
        </w:rPr>
        <w:t>r</w:t>
      </w:r>
      <w:r>
        <w:rPr>
          <w:rFonts w:ascii="Times New Roman" w:hAnsi="Times New Roman"/>
          <w:color w:val="000000"/>
          <w:sz w:val="22"/>
          <w:szCs w:val="22"/>
        </w:rPr>
        <w:t>ie]</w:t>
      </w:r>
    </w:p>
    <w:p w14:paraId="09468AEA" w14:textId="1B7DF316" w:rsidR="00E324CC" w:rsidRDefault="00000000">
      <w:pPr>
        <w:rPr>
          <w:rFonts w:ascii="Times New Roman" w:hAnsi="Times New Roman"/>
          <w:color w:val="000000"/>
          <w:sz w:val="22"/>
          <w:szCs w:val="22"/>
        </w:rPr>
      </w:pPr>
      <w:r>
        <w:rPr>
          <w:rFonts w:ascii="Times New Roman" w:hAnsi="Times New Roman"/>
          <w:color w:val="000000"/>
          <w:sz w:val="22"/>
          <w:szCs w:val="22"/>
        </w:rPr>
        <w:lastRenderedPageBreak/>
        <w:t>Mal: J’en f’ron pouin une grande dep</w:t>
      </w:r>
      <w:r w:rsidR="00714D3D">
        <w:rPr>
          <w:rFonts w:ascii="Times New Roman" w:hAnsi="Times New Roman"/>
          <w:color w:val="000000"/>
          <w:sz w:val="22"/>
          <w:szCs w:val="22"/>
        </w:rPr>
        <w:t>e</w:t>
      </w:r>
      <w:r>
        <w:rPr>
          <w:rFonts w:ascii="Times New Roman" w:hAnsi="Times New Roman"/>
          <w:color w:val="000000"/>
          <w:sz w:val="22"/>
          <w:szCs w:val="22"/>
        </w:rPr>
        <w:t>sne de temps</w:t>
      </w:r>
    </w:p>
    <w:p w14:paraId="724BF58B" w14:textId="1A409C0F" w:rsidR="00E324CC" w:rsidRDefault="00000000">
      <w:pPr>
        <w:rPr>
          <w:rFonts w:ascii="Times New Roman" w:hAnsi="Times New Roman"/>
          <w:color w:val="000000"/>
          <w:sz w:val="22"/>
          <w:szCs w:val="22"/>
        </w:rPr>
      </w:pPr>
      <w:r>
        <w:rPr>
          <w:rFonts w:ascii="Times New Roman" w:hAnsi="Times New Roman"/>
          <w:color w:val="000000"/>
          <w:sz w:val="22"/>
          <w:szCs w:val="22"/>
        </w:rPr>
        <w:tab/>
        <w:t>D’vant d’contai auve l’ami</w:t>
      </w:r>
      <w:r>
        <w:rPr>
          <w:rFonts w:ascii="Times New Roman" w:hAnsi="Times New Roman"/>
          <w:color w:val="000000"/>
          <w:sz w:val="22"/>
          <w:szCs w:val="22"/>
          <w:highlight w:val="white"/>
        </w:rPr>
        <w:t>eti d’tous vou</w:t>
      </w:r>
    </w:p>
    <w:p w14:paraId="6717BAB9" w14:textId="3BAFA106"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Et vou mettre a livè auve no</w:t>
      </w:r>
      <w:r w:rsidR="00714D3D">
        <w:rPr>
          <w:rFonts w:ascii="Times New Roman" w:hAnsi="Times New Roman"/>
          <w:color w:val="000000"/>
          <w:sz w:val="22"/>
          <w:szCs w:val="22"/>
          <w:highlight w:val="white"/>
        </w:rPr>
        <w:t>n</w:t>
      </w:r>
      <w:r>
        <w:rPr>
          <w:rFonts w:ascii="Times New Roman" w:hAnsi="Times New Roman"/>
          <w:color w:val="000000"/>
          <w:sz w:val="22"/>
          <w:szCs w:val="22"/>
          <w:highlight w:val="white"/>
        </w:rPr>
        <w:t xml:space="preserve"> maie noblles et parents</w:t>
      </w:r>
    </w:p>
    <w:p w14:paraId="1463345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A l’avni s’rons comtes laie prumières qu’jamais Ecosse</w:t>
      </w:r>
    </w:p>
    <w:p w14:paraId="3CDB74A6" w14:textId="5BC13826"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A yeux l’honneur d’avè Shu qu’ya acouare a faire </w:t>
      </w:r>
    </w:p>
    <w:p w14:paraId="4A16E0FE"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Qui deit eaet pyantai auve le nouvè temps</w:t>
      </w:r>
    </w:p>
    <w:p w14:paraId="6AC23E32"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Comme de r’applai nos z’amis bannis dans d’aut pais</w:t>
      </w:r>
    </w:p>
    <w:p w14:paraId="38D900C5"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Qu’ont volai daie trappes dla horriblle tyrannie</w:t>
      </w:r>
    </w:p>
    <w:p w14:paraId="77FF6206"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Qu’avait produit laie ministres cruels de shu</w:t>
      </w:r>
    </w:p>
    <w:p w14:paraId="1B6085EE"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Bouachiè la d’mort et d’sa raiene guiablle d’enfer</w:t>
      </w:r>
    </w:p>
    <w:p w14:paraId="60FEB7C7" w14:textId="1E93E2E6"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De qui no</w:t>
      </w:r>
      <w:r w:rsidR="00714D3D">
        <w:rPr>
          <w:rFonts w:ascii="Times New Roman" w:hAnsi="Times New Roman"/>
          <w:color w:val="000000"/>
          <w:sz w:val="22"/>
          <w:szCs w:val="22"/>
          <w:highlight w:val="white"/>
        </w:rPr>
        <w:t>n</w:t>
      </w:r>
      <w:r>
        <w:rPr>
          <w:rFonts w:ascii="Times New Roman" w:hAnsi="Times New Roman"/>
          <w:color w:val="000000"/>
          <w:sz w:val="22"/>
          <w:szCs w:val="22"/>
          <w:highlight w:val="white"/>
        </w:rPr>
        <w:t xml:space="preserve"> crè qu’ielle meme par forche et rage</w:t>
      </w:r>
    </w:p>
    <w:p w14:paraId="26DD2F9A"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Hahli sa propre vie shunshin et shu qui faudra acouare</w:t>
      </w:r>
    </w:p>
    <w:p w14:paraId="0E77E66A" w14:textId="2A7443E8"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Qui crè su no</w:t>
      </w:r>
      <w:r w:rsidR="00714D3D">
        <w:rPr>
          <w:rFonts w:ascii="Times New Roman" w:hAnsi="Times New Roman"/>
          <w:color w:val="000000"/>
          <w:sz w:val="22"/>
          <w:szCs w:val="22"/>
          <w:highlight w:val="white"/>
        </w:rPr>
        <w:t>n</w:t>
      </w:r>
      <w:r>
        <w:rPr>
          <w:rFonts w:ascii="Times New Roman" w:hAnsi="Times New Roman"/>
          <w:color w:val="000000"/>
          <w:sz w:val="22"/>
          <w:szCs w:val="22"/>
          <w:highlight w:val="white"/>
        </w:rPr>
        <w:t xml:space="preserve"> par la faveur dla grace</w:t>
      </w:r>
    </w:p>
    <w:p w14:paraId="28CF1E37"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 xml:space="preserve">J’le f’ron en m’zure en temps et en pièche </w:t>
      </w:r>
    </w:p>
    <w:p w14:paraId="2CC6F62E" w14:textId="77777777" w:rsidR="00E324CC" w:rsidRDefault="00000000">
      <w:pPr>
        <w:rPr>
          <w:rFonts w:ascii="Times New Roman" w:hAnsi="Times New Roman"/>
          <w:color w:val="000000"/>
          <w:sz w:val="22"/>
          <w:szCs w:val="22"/>
          <w:highlight w:val="white"/>
        </w:rPr>
      </w:pPr>
      <w:r>
        <w:rPr>
          <w:rFonts w:ascii="Times New Roman" w:hAnsi="Times New Roman"/>
          <w:color w:val="000000"/>
          <w:sz w:val="22"/>
          <w:szCs w:val="22"/>
          <w:highlight w:val="white"/>
        </w:rPr>
        <w:tab/>
        <w:t>Et taienqui a tous d’un caoup et tous vou</w:t>
      </w:r>
    </w:p>
    <w:p w14:paraId="67DF0026" w14:textId="77777777" w:rsidR="00E324CC" w:rsidRDefault="00000000">
      <w:pPr>
        <w:rPr>
          <w:rFonts w:ascii="Times New Roman" w:hAnsi="Times New Roman"/>
          <w:color w:val="000000"/>
          <w:sz w:val="22"/>
          <w:szCs w:val="22"/>
        </w:rPr>
      </w:pPr>
      <w:r>
        <w:rPr>
          <w:rFonts w:ascii="Times New Roman" w:hAnsi="Times New Roman"/>
          <w:color w:val="000000"/>
          <w:sz w:val="22"/>
          <w:szCs w:val="22"/>
          <w:highlight w:val="white"/>
        </w:rPr>
        <w:tab/>
        <w:t>J’vou z’inviton a nou veè couronnai a Scone</w:t>
      </w:r>
    </w:p>
    <w:p w14:paraId="7115AFE8" w14:textId="495DF785" w:rsidR="00E324CC" w:rsidRDefault="00000000">
      <w:pPr>
        <w:rPr>
          <w:rFonts w:hint="eastAsia"/>
        </w:rPr>
      </w:pP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r>
      <w:r>
        <w:rPr>
          <w:rFonts w:ascii="Times New Roman" w:hAnsi="Times New Roman"/>
          <w:color w:val="000000"/>
          <w:sz w:val="22"/>
          <w:szCs w:val="22"/>
        </w:rPr>
        <w:tab/>
        <w:t>[Soun</w:t>
      </w:r>
      <w:r w:rsidR="00714D3D">
        <w:rPr>
          <w:rFonts w:ascii="Times New Roman" w:hAnsi="Times New Roman"/>
          <w:color w:val="000000"/>
          <w:sz w:val="22"/>
          <w:szCs w:val="22"/>
        </w:rPr>
        <w:t>r</w:t>
      </w:r>
      <w:r>
        <w:rPr>
          <w:rFonts w:ascii="Times New Roman" w:hAnsi="Times New Roman"/>
          <w:color w:val="000000"/>
          <w:sz w:val="22"/>
          <w:szCs w:val="22"/>
        </w:rPr>
        <w:t>ie – I sorte]</w:t>
      </w:r>
    </w:p>
    <w:sectPr w:rsidR="00E324CC">
      <w:pgSz w:w="11906" w:h="16838"/>
      <w:pgMar w:top="1134" w:right="1134" w:bottom="1134" w:left="1134" w:header="0" w:footer="0" w:gutter="0"/>
      <w:cols w:space="720"/>
      <w:formProt w:val="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n Marquis" w:date="2024-02-21T13:04:00Z" w:initials="YM">
    <w:p w14:paraId="57A2CD2B" w14:textId="77777777" w:rsidR="005D68EB" w:rsidRDefault="005D68EB" w:rsidP="005D68EB">
      <w:pPr>
        <w:pStyle w:val="CommentText"/>
        <w:rPr>
          <w:rFonts w:hint="eastAsia"/>
        </w:rPr>
      </w:pPr>
      <w:r>
        <w:rPr>
          <w:rStyle w:val="CommentReference"/>
          <w:rFonts w:hint="eastAsia"/>
        </w:rPr>
        <w:annotationRef/>
      </w:r>
      <w:r>
        <w:rPr>
          <w:rFonts w:hint="eastAsia"/>
        </w:rPr>
        <w:t>taie = was/were?</w:t>
      </w:r>
    </w:p>
  </w:comment>
  <w:comment w:id="1" w:author="Yan Marquis" w:date="2024-03-14T13:04:00Z" w:initials="YM">
    <w:p w14:paraId="5224A538" w14:textId="77777777" w:rsidR="00CF1BB0" w:rsidRDefault="00CF1BB0" w:rsidP="00CF1BB0">
      <w:pPr>
        <w:pStyle w:val="CommentText"/>
        <w:ind w:left="200"/>
        <w:rPr>
          <w:rFonts w:hint="eastAsia"/>
        </w:rPr>
      </w:pPr>
      <w:r>
        <w:rPr>
          <w:rStyle w:val="CommentReference"/>
          <w:rFonts w:hint="eastAsia"/>
        </w:rPr>
        <w:annotationRef/>
      </w:r>
      <w:r>
        <w:rPr>
          <w:rFonts w:hint="eastAsia"/>
        </w:rPr>
        <w:t xml:space="preserve">The original reads: </w:t>
      </w:r>
      <w:r>
        <w:rPr>
          <w:rFonts w:hint="eastAsia"/>
        </w:rPr>
        <w:t>‘</w:t>
      </w:r>
      <w:r>
        <w:rPr>
          <w:rFonts w:hint="eastAsia"/>
        </w:rPr>
        <w:t>When shall we three meet again?</w:t>
      </w:r>
      <w:r>
        <w:rPr>
          <w:rFonts w:hint="eastAsia"/>
        </w:rPr>
        <w:t>’</w:t>
      </w:r>
      <w:r>
        <w:rPr>
          <w:rFonts w:hint="eastAsia"/>
        </w:rPr>
        <w:t>,</w:t>
      </w:r>
    </w:p>
    <w:p w14:paraId="2C03D668" w14:textId="77777777" w:rsidR="00CF1BB0" w:rsidRDefault="00CF1BB0" w:rsidP="00CF1BB0">
      <w:pPr>
        <w:pStyle w:val="CommentText"/>
        <w:rPr>
          <w:rFonts w:hint="eastAsia"/>
        </w:rPr>
      </w:pPr>
      <w:r>
        <w:rPr>
          <w:rFonts w:hint="eastAsia"/>
        </w:rPr>
        <w:t>‘</w:t>
      </w:r>
      <w:r>
        <w:rPr>
          <w:rFonts w:hint="eastAsia"/>
        </w:rPr>
        <w:t>taie</w:t>
      </w:r>
      <w:r>
        <w:rPr>
          <w:rFonts w:hint="eastAsia"/>
        </w:rPr>
        <w:t>’</w:t>
      </w:r>
      <w:r>
        <w:rPr>
          <w:rFonts w:hint="eastAsia"/>
        </w:rPr>
        <w:t xml:space="preserve"> seems odd. The line translated back (omitting </w:t>
      </w:r>
      <w:r>
        <w:rPr>
          <w:rFonts w:hint="eastAsia"/>
        </w:rPr>
        <w:t>‘</w:t>
      </w:r>
      <w:r>
        <w:rPr>
          <w:rFonts w:hint="eastAsia"/>
        </w:rPr>
        <w:t>taie</w:t>
      </w:r>
      <w:r>
        <w:rPr>
          <w:rFonts w:hint="eastAsia"/>
        </w:rPr>
        <w:t>’</w:t>
      </w:r>
      <w:r>
        <w:rPr>
          <w:rFonts w:hint="eastAsia"/>
        </w:rPr>
        <w:t xml:space="preserve">) reads: When that we will find ourselves (meet) again we three. </w:t>
      </w:r>
    </w:p>
  </w:comment>
  <w:comment w:id="2" w:author="Yan Marquis" w:date="2024-03-15T09:59:00Z" w:initials="YM">
    <w:p w14:paraId="1DD9E9B0" w14:textId="77777777" w:rsidR="00FB3777" w:rsidRDefault="00FB3777" w:rsidP="00FB3777">
      <w:pPr>
        <w:pStyle w:val="CommentText"/>
        <w:rPr>
          <w:rFonts w:hint="eastAsia"/>
        </w:rPr>
      </w:pPr>
      <w:r>
        <w:rPr>
          <w:rStyle w:val="CommentReference"/>
          <w:rFonts w:hint="eastAsia"/>
        </w:rPr>
        <w:annotationRef/>
      </w:r>
      <w:r>
        <w:rPr>
          <w:rFonts w:hint="eastAsia"/>
        </w:rPr>
        <w:t>General comment: the placing/positioning of accents, diacritics is often uncertain, and also whether it is grave or acute. Much of this apparent inconsistency remains in this Word document.</w:t>
      </w:r>
    </w:p>
  </w:comment>
  <w:comment w:id="3" w:author="Yan Marquis" w:date="2024-02-21T13:07:00Z" w:initials="YM">
    <w:p w14:paraId="5795BE33" w14:textId="05F6774F" w:rsidR="008D266B" w:rsidRDefault="00A8314D" w:rsidP="008D266B">
      <w:pPr>
        <w:pStyle w:val="CommentText"/>
        <w:rPr>
          <w:rFonts w:hint="eastAsia"/>
        </w:rPr>
      </w:pPr>
      <w:r>
        <w:rPr>
          <w:rStyle w:val="CommentReference"/>
          <w:rFonts w:hint="eastAsia"/>
        </w:rPr>
        <w:annotationRef/>
      </w:r>
      <w:r w:rsidR="008D266B">
        <w:rPr>
          <w:rFonts w:hint="eastAsia"/>
        </w:rPr>
        <w:t>Unknown,  traieneue? traien = bother/trouble, rie is used to create verbal nouns, this suffix rhymes with adjacent line endings. Transcribed originally as eue, but given the above, it is reasonable to assume a rie ending here. traenerie</w:t>
      </w:r>
    </w:p>
  </w:comment>
  <w:comment w:id="4" w:author="Yan Marquis" w:date="2024-02-21T13:14:00Z" w:initials="YM">
    <w:p w14:paraId="1ADB8165" w14:textId="1021EE67" w:rsidR="0064021C" w:rsidRDefault="0064021C" w:rsidP="0064021C">
      <w:pPr>
        <w:pStyle w:val="CommentText"/>
        <w:rPr>
          <w:rFonts w:hint="eastAsia"/>
        </w:rPr>
      </w:pPr>
      <w:r>
        <w:rPr>
          <w:rStyle w:val="CommentReference"/>
          <w:rFonts w:hint="eastAsia"/>
        </w:rPr>
        <w:annotationRef/>
      </w:r>
      <w:r>
        <w:rPr>
          <w:rFonts w:hint="eastAsia"/>
        </w:rPr>
        <w:t>grey broom?</w:t>
      </w:r>
    </w:p>
  </w:comment>
  <w:comment w:id="5" w:author="Yan Marquis" w:date="2024-02-21T13:27:00Z" w:initials="YM">
    <w:p w14:paraId="34942F03" w14:textId="77777777" w:rsidR="00543623" w:rsidRDefault="00112B69" w:rsidP="00543623">
      <w:pPr>
        <w:pStyle w:val="CommentText"/>
        <w:rPr>
          <w:rFonts w:hint="eastAsia"/>
        </w:rPr>
      </w:pPr>
      <w:r>
        <w:rPr>
          <w:rStyle w:val="CommentReference"/>
          <w:rFonts w:hint="eastAsia"/>
        </w:rPr>
        <w:annotationRef/>
      </w:r>
      <w:r w:rsidR="00543623">
        <w:rPr>
          <w:rFonts w:hint="eastAsia"/>
        </w:rPr>
        <w:t>transcribed as ending in i, = past tense, e = present. Context implies present tense: worthy to be a natural rebel (he</w:t>
      </w:r>
      <w:r w:rsidR="00543623">
        <w:rPr>
          <w:rFonts w:hint="eastAsia"/>
        </w:rPr>
        <w:t>’</w:t>
      </w:r>
      <w:r w:rsidR="00543623">
        <w:rPr>
          <w:rFonts w:hint="eastAsia"/>
        </w:rPr>
        <w:t>s a natural rebel).</w:t>
      </w:r>
    </w:p>
  </w:comment>
  <w:comment w:id="6" w:author="Yan Marquis" w:date="2024-03-14T13:18:00Z" w:initials="YM">
    <w:p w14:paraId="5294E3E6" w14:textId="31EC5904" w:rsidR="00543623" w:rsidRDefault="00543623" w:rsidP="00543623">
      <w:pPr>
        <w:pStyle w:val="CommentText"/>
        <w:rPr>
          <w:rFonts w:hint="eastAsia"/>
        </w:rPr>
      </w:pPr>
      <w:r>
        <w:rPr>
          <w:rStyle w:val="CommentReference"/>
          <w:rFonts w:hint="eastAsia"/>
        </w:rPr>
        <w:annotationRef/>
      </w:r>
      <w:r>
        <w:rPr>
          <w:rFonts w:hint="eastAsia"/>
        </w:rPr>
        <w:t>could be either, worthy in the original.</w:t>
      </w:r>
    </w:p>
  </w:comment>
  <w:comment w:id="7" w:author="Yan Marquis" w:date="2024-02-23T08:49:00Z" w:initials="YM">
    <w:p w14:paraId="20399AAA" w14:textId="4C528BF9" w:rsidR="009155E1" w:rsidRDefault="009155E1" w:rsidP="009155E1">
      <w:pPr>
        <w:pStyle w:val="CommentText"/>
        <w:rPr>
          <w:rFonts w:hint="eastAsia"/>
        </w:rPr>
      </w:pPr>
      <w:r>
        <w:rPr>
          <w:rStyle w:val="CommentReference"/>
          <w:rFonts w:hint="eastAsia"/>
        </w:rPr>
        <w:annotationRef/>
      </w:r>
      <w:r>
        <w:rPr>
          <w:rFonts w:hint="eastAsia"/>
        </w:rPr>
        <w:t>e or o?</w:t>
      </w:r>
    </w:p>
  </w:comment>
  <w:comment w:id="8" w:author="Yan Marquis" w:date="2024-02-23T08:49:00Z" w:initials="YM">
    <w:p w14:paraId="272376DF" w14:textId="12EB1FD3" w:rsidR="009155E1" w:rsidRDefault="009155E1" w:rsidP="009155E1">
      <w:pPr>
        <w:pStyle w:val="CommentText"/>
        <w:rPr>
          <w:rFonts w:hint="eastAsia"/>
        </w:rPr>
      </w:pPr>
      <w:r>
        <w:rPr>
          <w:rStyle w:val="CommentReference"/>
          <w:rFonts w:hint="eastAsia"/>
        </w:rPr>
        <w:annotationRef/>
      </w:r>
      <w:r>
        <w:rPr>
          <w:noProof/>
        </w:rPr>
        <w:drawing>
          <wp:inline distT="0" distB="0" distL="0" distR="0" wp14:anchorId="6130901B" wp14:editId="0F444A1D">
            <wp:extent cx="5534797" cy="1352739"/>
            <wp:effectExtent l="0" t="0" r="0" b="0"/>
            <wp:docPr id="75327811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8116" name="Picture 753278116" descr="Image"/>
                    <pic:cNvPicPr/>
                  </pic:nvPicPr>
                  <pic:blipFill>
                    <a:blip r:embed="rId1">
                      <a:extLst>
                        <a:ext uri="{28A0092B-C50C-407E-A947-70E740481C1C}">
                          <a14:useLocalDpi xmlns:a14="http://schemas.microsoft.com/office/drawing/2010/main" val="0"/>
                        </a:ext>
                      </a:extLst>
                    </a:blip>
                    <a:stretch>
                      <a:fillRect/>
                    </a:stretch>
                  </pic:blipFill>
                  <pic:spPr>
                    <a:xfrm>
                      <a:off x="0" y="0"/>
                      <a:ext cx="5534797" cy="1352739"/>
                    </a:xfrm>
                    <a:prstGeom prst="rect">
                      <a:avLst/>
                    </a:prstGeom>
                  </pic:spPr>
                </pic:pic>
              </a:graphicData>
            </a:graphic>
          </wp:inline>
        </w:drawing>
      </w:r>
    </w:p>
  </w:comment>
  <w:comment w:id="9" w:author="Yan Marquis" w:date="2024-02-21T17:46:00Z" w:initials="YM">
    <w:p w14:paraId="13F74628" w14:textId="77777777" w:rsidR="001B62AA" w:rsidRDefault="00804F3A" w:rsidP="001B62AA">
      <w:pPr>
        <w:pStyle w:val="CommentText"/>
        <w:rPr>
          <w:rFonts w:hint="eastAsia"/>
        </w:rPr>
      </w:pPr>
      <w:r>
        <w:rPr>
          <w:rStyle w:val="CommentReference"/>
          <w:rFonts w:hint="eastAsia"/>
        </w:rPr>
        <w:annotationRef/>
      </w:r>
      <w:r w:rsidR="001B62AA">
        <w:rPr>
          <w:rFonts w:hint="eastAsia"/>
        </w:rPr>
        <w:t xml:space="preserve">piaï = stamping on? </w:t>
      </w:r>
      <w:r w:rsidR="001B62AA">
        <w:rPr>
          <w:rFonts w:hint="eastAsia"/>
        </w:rPr>
        <w:t>‘</w:t>
      </w:r>
      <w:r w:rsidR="001B62AA">
        <w:rPr>
          <w:rFonts w:hint="eastAsia"/>
        </w:rPr>
        <w:t>disdaining fortune ...</w:t>
      </w:r>
      <w:r w:rsidR="001B62AA">
        <w:rPr>
          <w:rFonts w:hint="eastAsia"/>
        </w:rPr>
        <w:t>’</w:t>
      </w:r>
    </w:p>
  </w:comment>
  <w:comment w:id="10" w:author="Yan Marquis" w:date="2024-02-22T13:08:00Z" w:initials="YM">
    <w:p w14:paraId="77802366" w14:textId="77777777" w:rsidR="001B62AA" w:rsidRDefault="00B06ED0" w:rsidP="001B62AA">
      <w:pPr>
        <w:pStyle w:val="CommentText"/>
        <w:rPr>
          <w:rFonts w:hint="eastAsia"/>
        </w:rPr>
      </w:pPr>
      <w:r>
        <w:rPr>
          <w:rStyle w:val="CommentReference"/>
          <w:rFonts w:hint="eastAsia"/>
        </w:rPr>
        <w:annotationRef/>
      </w:r>
      <w:r w:rsidR="001B62AA">
        <w:rPr>
          <w:rFonts w:hint="eastAsia"/>
        </w:rPr>
        <w:t>to force (back), r</w:t>
      </w:r>
      <w:r w:rsidR="001B62AA">
        <w:rPr>
          <w:rFonts w:hint="eastAsia"/>
        </w:rPr>
        <w:t>’</w:t>
      </w:r>
      <w:r w:rsidR="001B62AA">
        <w:rPr>
          <w:rFonts w:hint="eastAsia"/>
        </w:rPr>
        <w:t xml:space="preserve">foulier, </w:t>
      </w:r>
      <w:r w:rsidR="001B62AA">
        <w:rPr>
          <w:rFonts w:hint="eastAsia"/>
        </w:rPr>
        <w:t>‘</w:t>
      </w:r>
      <w:r w:rsidR="001B62AA">
        <w:rPr>
          <w:rFonts w:hint="eastAsia"/>
        </w:rPr>
        <w:t>Curbing ...</w:t>
      </w:r>
      <w:r w:rsidR="001B62AA">
        <w:rPr>
          <w:rFonts w:hint="eastAsia"/>
        </w:rPr>
        <w:t>’</w:t>
      </w:r>
    </w:p>
  </w:comment>
  <w:comment w:id="11" w:author="Yan Marquis" w:date="2024-02-22T13:09:00Z" w:initials="YM">
    <w:p w14:paraId="5AB69709" w14:textId="6C7BC7CD" w:rsidR="00B06ED0" w:rsidRDefault="00B06ED0" w:rsidP="00B06ED0">
      <w:pPr>
        <w:pStyle w:val="CommentText"/>
        <w:rPr>
          <w:rFonts w:hint="eastAsia"/>
        </w:rPr>
      </w:pPr>
      <w:r>
        <w:rPr>
          <w:rStyle w:val="CommentReference"/>
          <w:rFonts w:hint="eastAsia"/>
        </w:rPr>
        <w:annotationRef/>
      </w:r>
      <w:r>
        <w:rPr>
          <w:rFonts w:hint="eastAsia"/>
        </w:rPr>
        <w:t>5810 btm of page</w:t>
      </w:r>
    </w:p>
  </w:comment>
  <w:comment w:id="12" w:author="Yan Marquis" w:date="2024-02-22T13:18:00Z" w:initials="YM">
    <w:p w14:paraId="734F8158" w14:textId="77777777" w:rsidR="00035D35" w:rsidRDefault="0062184C" w:rsidP="00035D35">
      <w:pPr>
        <w:pStyle w:val="CommentText"/>
        <w:rPr>
          <w:rFonts w:hint="eastAsia"/>
        </w:rPr>
      </w:pPr>
      <w:r>
        <w:rPr>
          <w:rStyle w:val="CommentReference"/>
          <w:rFonts w:hint="eastAsia"/>
        </w:rPr>
        <w:annotationRef/>
      </w:r>
      <w:r w:rsidR="00035D35">
        <w:rPr>
          <w:rFonts w:hint="eastAsia"/>
        </w:rPr>
        <w:t>Plain (land)</w:t>
      </w:r>
    </w:p>
  </w:comment>
  <w:comment w:id="13" w:author="Yan Marquis" w:date="2024-02-23T08:31:00Z" w:initials="YM">
    <w:p w14:paraId="52C16EC9" w14:textId="378E7F3A" w:rsidR="00790450" w:rsidRDefault="00790450" w:rsidP="00790450">
      <w:pPr>
        <w:pStyle w:val="CommentText"/>
        <w:rPr>
          <w:rFonts w:hint="eastAsia"/>
        </w:rPr>
      </w:pPr>
      <w:r>
        <w:rPr>
          <w:rStyle w:val="CommentReference"/>
          <w:rFonts w:hint="eastAsia"/>
        </w:rPr>
        <w:annotationRef/>
      </w:r>
      <w:r>
        <w:rPr>
          <w:rFonts w:hint="eastAsia"/>
        </w:rPr>
        <w:t>Plain - low land</w:t>
      </w:r>
    </w:p>
  </w:comment>
  <w:comment w:id="14" w:author="Yan Marquis" w:date="2024-02-23T08:55:00Z" w:initials="YM">
    <w:p w14:paraId="35E5E7A9" w14:textId="77777777" w:rsidR="00931FEF" w:rsidRDefault="009155E1" w:rsidP="00931FEF">
      <w:pPr>
        <w:pStyle w:val="CommentText"/>
        <w:rPr>
          <w:rFonts w:hint="eastAsia"/>
        </w:rPr>
      </w:pPr>
      <w:r>
        <w:rPr>
          <w:rStyle w:val="CommentReference"/>
          <w:rFonts w:hint="eastAsia"/>
        </w:rPr>
        <w:annotationRef/>
      </w:r>
      <w:r w:rsidR="00931FEF">
        <w:rPr>
          <w:rFonts w:hint="eastAsia"/>
        </w:rPr>
        <w:t>That which you</w:t>
      </w:r>
      <w:r w:rsidR="00931FEF">
        <w:rPr>
          <w:rFonts w:hint="eastAsia"/>
        </w:rPr>
        <w:t>’</w:t>
      </w:r>
      <w:r w:rsidR="00931FEF">
        <w:rPr>
          <w:rFonts w:hint="eastAsia"/>
        </w:rPr>
        <w:t>ll have.</w:t>
      </w:r>
    </w:p>
    <w:p w14:paraId="4FF51D1A" w14:textId="77777777" w:rsidR="00931FEF" w:rsidRDefault="00931FEF" w:rsidP="00931FEF">
      <w:pPr>
        <w:pStyle w:val="CommentText"/>
        <w:rPr>
          <w:rFonts w:hint="eastAsia"/>
        </w:rPr>
      </w:pPr>
    </w:p>
    <w:p w14:paraId="58E8B82B" w14:textId="77777777" w:rsidR="00931FEF" w:rsidRDefault="00931FEF" w:rsidP="00931FEF">
      <w:pPr>
        <w:pStyle w:val="CommentText"/>
        <w:rPr>
          <w:rFonts w:hint="eastAsia"/>
        </w:rPr>
      </w:pPr>
      <w:r>
        <w:rPr>
          <w:rFonts w:hint="eastAsia"/>
        </w:rPr>
        <w:t>‘</w:t>
      </w:r>
      <w:r>
        <w:rPr>
          <w:rFonts w:hint="eastAsia"/>
        </w:rPr>
        <w:t>Which should be thine or his</w:t>
      </w:r>
      <w:r>
        <w:rPr>
          <w:rFonts w:hint="eastAsia"/>
        </w:rPr>
        <w:t>’</w:t>
      </w:r>
    </w:p>
  </w:comment>
  <w:comment w:id="15" w:author="Yan Marquis" w:date="2024-02-23T08:56:00Z" w:initials="YM">
    <w:p w14:paraId="0A2530EF" w14:textId="77777777" w:rsidR="00931FEF" w:rsidRDefault="009155E1" w:rsidP="00931FEF">
      <w:pPr>
        <w:pStyle w:val="CommentText"/>
        <w:rPr>
          <w:rFonts w:hint="eastAsia"/>
        </w:rPr>
      </w:pPr>
      <w:r>
        <w:rPr>
          <w:rStyle w:val="CommentReference"/>
          <w:rFonts w:hint="eastAsia"/>
        </w:rPr>
        <w:annotationRef/>
      </w:r>
      <w:r w:rsidR="00931FEF">
        <w:rPr>
          <w:rFonts w:hint="eastAsia"/>
        </w:rPr>
        <w:t>‘</w:t>
      </w:r>
      <w:r w:rsidR="00931FEF">
        <w:rPr>
          <w:rFonts w:hint="eastAsia"/>
        </w:rPr>
        <w:t>.. or his.</w:t>
      </w:r>
      <w:r w:rsidR="00931FEF">
        <w:rPr>
          <w:rFonts w:hint="eastAsia"/>
        </w:rPr>
        <w:t>’</w:t>
      </w:r>
      <w:r w:rsidR="00931FEF">
        <w:rPr>
          <w:rFonts w:hint="eastAsia"/>
        </w:rPr>
        <w:t xml:space="preserve"> seems to be missing from the transcription?</w:t>
      </w:r>
    </w:p>
    <w:p w14:paraId="6C8666BF" w14:textId="1AF65F94" w:rsidR="00931FEF" w:rsidRDefault="00931FEF" w:rsidP="00931FEF">
      <w:pPr>
        <w:pStyle w:val="CommentText"/>
        <w:rPr>
          <w:rFonts w:hint="eastAsia"/>
        </w:rPr>
      </w:pPr>
      <w:r>
        <w:rPr>
          <w:rFonts w:hint="eastAsia"/>
          <w:noProof/>
        </w:rPr>
        <w:drawing>
          <wp:inline distT="0" distB="0" distL="0" distR="0" wp14:anchorId="78BD7D1D" wp14:editId="764863DE">
            <wp:extent cx="6120130" cy="650240"/>
            <wp:effectExtent l="0" t="0" r="0" b="0"/>
            <wp:docPr id="1139403448"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3448" name="Picture 1139403448" descr="Image"/>
                    <pic:cNvPicPr/>
                  </pic:nvPicPr>
                  <pic:blipFill>
                    <a:blip r:embed="rId2">
                      <a:extLst>
                        <a:ext uri="{28A0092B-C50C-407E-A947-70E740481C1C}">
                          <a14:useLocalDpi xmlns:a14="http://schemas.microsoft.com/office/drawing/2010/main" val="0"/>
                        </a:ext>
                      </a:extLst>
                    </a:blip>
                    <a:stretch>
                      <a:fillRect/>
                    </a:stretch>
                  </pic:blipFill>
                  <pic:spPr>
                    <a:xfrm>
                      <a:off x="0" y="0"/>
                      <a:ext cx="6120130" cy="650240"/>
                    </a:xfrm>
                    <a:prstGeom prst="rect">
                      <a:avLst/>
                    </a:prstGeom>
                  </pic:spPr>
                </pic:pic>
              </a:graphicData>
            </a:graphic>
          </wp:inline>
        </w:drawing>
      </w:r>
      <w:r>
        <w:rPr>
          <w:rFonts w:hint="eastAsia"/>
        </w:rPr>
        <w:t xml:space="preserve"> 5815</w:t>
      </w:r>
    </w:p>
  </w:comment>
  <w:comment w:id="16" w:author="Yan Marquis" w:date="2024-02-23T14:04:00Z" w:initials="YM">
    <w:p w14:paraId="4FBBFC2A" w14:textId="77777777" w:rsidR="00EE2EFC" w:rsidRDefault="007A2317" w:rsidP="00EE2EFC">
      <w:pPr>
        <w:pStyle w:val="CommentText"/>
        <w:rPr>
          <w:rFonts w:hint="eastAsia"/>
        </w:rPr>
      </w:pPr>
      <w:r>
        <w:rPr>
          <w:rStyle w:val="CommentReference"/>
          <w:rFonts w:hint="eastAsia"/>
        </w:rPr>
        <w:annotationRef/>
      </w:r>
      <w:r w:rsidR="00EE2EFC">
        <w:rPr>
          <w:rFonts w:hint="eastAsia"/>
        </w:rPr>
        <w:t>mast = stand upright?</w:t>
      </w:r>
    </w:p>
    <w:p w14:paraId="79C5B045" w14:textId="77777777" w:rsidR="00EE2EFC" w:rsidRDefault="00EE2EFC" w:rsidP="00EE2EFC">
      <w:pPr>
        <w:pStyle w:val="CommentText"/>
        <w:rPr>
          <w:rFonts w:hint="eastAsia"/>
        </w:rPr>
      </w:pPr>
    </w:p>
    <w:p w14:paraId="30083F2E" w14:textId="77777777" w:rsidR="00EE2EFC" w:rsidRDefault="00EE2EFC" w:rsidP="00EE2EFC">
      <w:pPr>
        <w:pStyle w:val="CommentText"/>
        <w:rPr>
          <w:rFonts w:hint="eastAsia"/>
        </w:rPr>
      </w:pPr>
      <w:r>
        <w:rPr>
          <w:rFonts w:hint="eastAsia"/>
        </w:rPr>
        <w:t xml:space="preserve">enkindle, (raise)? </w:t>
      </w:r>
    </w:p>
    <w:p w14:paraId="476C81C8" w14:textId="75084035" w:rsidR="00EE2EFC" w:rsidRDefault="00EE2EFC" w:rsidP="00EE2EFC">
      <w:pPr>
        <w:pStyle w:val="CommentText"/>
        <w:rPr>
          <w:rFonts w:hint="eastAsia"/>
        </w:rPr>
      </w:pPr>
      <w:r>
        <w:rPr>
          <w:rFonts w:hint="eastAsia"/>
          <w:noProof/>
        </w:rPr>
        <w:drawing>
          <wp:inline distT="0" distB="0" distL="0" distR="0" wp14:anchorId="58941D86" wp14:editId="181FAED8">
            <wp:extent cx="6120130" cy="1872615"/>
            <wp:effectExtent l="0" t="0" r="0" b="0"/>
            <wp:docPr id="778467494"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7494" name="Picture 778467494" descr="Image"/>
                    <pic:cNvPicPr/>
                  </pic:nvPicPr>
                  <pic:blipFill>
                    <a:blip r:embed="rId3">
                      <a:extLst>
                        <a:ext uri="{28A0092B-C50C-407E-A947-70E740481C1C}">
                          <a14:useLocalDpi xmlns:a14="http://schemas.microsoft.com/office/drawing/2010/main" val="0"/>
                        </a:ext>
                      </a:extLst>
                    </a:blip>
                    <a:stretch>
                      <a:fillRect/>
                    </a:stretch>
                  </pic:blipFill>
                  <pic:spPr>
                    <a:xfrm>
                      <a:off x="0" y="0"/>
                      <a:ext cx="6120130" cy="1872615"/>
                    </a:xfrm>
                    <a:prstGeom prst="rect">
                      <a:avLst/>
                    </a:prstGeom>
                  </pic:spPr>
                </pic:pic>
              </a:graphicData>
            </a:graphic>
          </wp:inline>
        </w:drawing>
      </w:r>
    </w:p>
    <w:p w14:paraId="28BBA6BB" w14:textId="77777777" w:rsidR="00EE2EFC" w:rsidRDefault="00EE2EFC" w:rsidP="00EE2EFC">
      <w:pPr>
        <w:pStyle w:val="CommentText"/>
        <w:rPr>
          <w:rFonts w:hint="eastAsia"/>
        </w:rPr>
      </w:pPr>
    </w:p>
    <w:p w14:paraId="1386FFB8" w14:textId="77777777" w:rsidR="00EE2EFC" w:rsidRDefault="00EE2EFC" w:rsidP="00EE2EFC">
      <w:pPr>
        <w:pStyle w:val="CommentText"/>
        <w:rPr>
          <w:rFonts w:hint="eastAsia"/>
        </w:rPr>
      </w:pPr>
      <w:r>
        <w:rPr>
          <w:rFonts w:hint="eastAsia"/>
        </w:rPr>
        <w:t>5816</w:t>
      </w:r>
    </w:p>
  </w:comment>
  <w:comment w:id="17" w:author="Yan Marquis" w:date="2024-02-23T14:33:00Z" w:initials="YM">
    <w:p w14:paraId="1DBEE4F1" w14:textId="77777777" w:rsidR="00035D35" w:rsidRDefault="006703AD" w:rsidP="00035D35">
      <w:pPr>
        <w:pStyle w:val="CommentText"/>
        <w:rPr>
          <w:rFonts w:hint="eastAsia"/>
        </w:rPr>
      </w:pPr>
      <w:r>
        <w:rPr>
          <w:rStyle w:val="CommentReference"/>
          <w:rFonts w:hint="eastAsia"/>
        </w:rPr>
        <w:annotationRef/>
      </w:r>
      <w:r w:rsidR="00035D35">
        <w:rPr>
          <w:rFonts w:hint="eastAsia"/>
        </w:rPr>
        <w:t xml:space="preserve">The exclamation </w:t>
      </w:r>
      <w:r w:rsidR="00035D35">
        <w:rPr>
          <w:rFonts w:hint="eastAsia"/>
        </w:rPr>
        <w:t>‘</w:t>
      </w:r>
      <w:r w:rsidR="00035D35">
        <w:rPr>
          <w:rFonts w:hint="eastAsia"/>
        </w:rPr>
        <w:t>Annon</w:t>
      </w:r>
      <w:r w:rsidR="00035D35">
        <w:rPr>
          <w:rFonts w:hint="eastAsia"/>
        </w:rPr>
        <w:t>’</w:t>
      </w:r>
      <w:r w:rsidR="00035D35">
        <w:rPr>
          <w:rFonts w:hint="eastAsia"/>
        </w:rPr>
        <w:t xml:space="preserve"> in this translation </w:t>
      </w:r>
      <w:r w:rsidR="00035D35">
        <w:rPr>
          <w:rFonts w:hint="eastAsia"/>
        </w:rPr>
        <w:t>–</w:t>
      </w:r>
      <w:r w:rsidR="00035D35">
        <w:rPr>
          <w:rFonts w:hint="eastAsia"/>
        </w:rPr>
        <w:t xml:space="preserve"> whilst not known elsewhere, it appears to be a call to action. TM used it in R&amp;J too.</w:t>
      </w:r>
    </w:p>
  </w:comment>
  <w:comment w:id="18" w:author="Yan Marquis" w:date="2024-02-24T10:16:00Z" w:initials="YM">
    <w:p w14:paraId="4C3B4583" w14:textId="7FE51612" w:rsidR="00035D35" w:rsidRDefault="00F74AE7" w:rsidP="00035D35">
      <w:pPr>
        <w:pStyle w:val="CommentText"/>
        <w:rPr>
          <w:rFonts w:hint="eastAsia"/>
        </w:rPr>
      </w:pPr>
      <w:r>
        <w:rPr>
          <w:rStyle w:val="CommentReference"/>
          <w:rFonts w:hint="eastAsia"/>
        </w:rPr>
        <w:annotationRef/>
      </w:r>
      <w:r w:rsidR="00035D35">
        <w:rPr>
          <w:rFonts w:hint="eastAsia"/>
          <w:noProof/>
        </w:rPr>
        <w:drawing>
          <wp:inline distT="0" distB="0" distL="0" distR="0" wp14:anchorId="128CABA6" wp14:editId="3F9C3B6A">
            <wp:extent cx="6120130" cy="1131570"/>
            <wp:effectExtent l="0" t="0" r="0" b="0"/>
            <wp:docPr id="398946943"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6943" name="Picture 398946943" descr="Image"/>
                    <pic:cNvPicPr/>
                  </pic:nvPicPr>
                  <pic:blipFill>
                    <a:blip r:embed="rId4">
                      <a:extLst>
                        <a:ext uri="{28A0092B-C50C-407E-A947-70E740481C1C}">
                          <a14:useLocalDpi xmlns:a14="http://schemas.microsoft.com/office/drawing/2010/main" val="0"/>
                        </a:ext>
                      </a:extLst>
                    </a:blip>
                    <a:stretch>
                      <a:fillRect/>
                    </a:stretch>
                  </pic:blipFill>
                  <pic:spPr>
                    <a:xfrm>
                      <a:off x="0" y="0"/>
                      <a:ext cx="6120130" cy="1131570"/>
                    </a:xfrm>
                    <a:prstGeom prst="rect">
                      <a:avLst/>
                    </a:prstGeom>
                  </pic:spPr>
                </pic:pic>
              </a:graphicData>
            </a:graphic>
          </wp:inline>
        </w:drawing>
      </w:r>
    </w:p>
    <w:p w14:paraId="18E6A010" w14:textId="77777777" w:rsidR="00035D35" w:rsidRDefault="00035D35" w:rsidP="00035D35">
      <w:pPr>
        <w:pStyle w:val="CommentText"/>
        <w:rPr>
          <w:rFonts w:hint="eastAsia"/>
        </w:rPr>
      </w:pPr>
    </w:p>
    <w:p w14:paraId="7922C1C1" w14:textId="77777777" w:rsidR="00035D35" w:rsidRDefault="00035D35" w:rsidP="00035D35">
      <w:pPr>
        <w:pStyle w:val="CommentText"/>
        <w:rPr>
          <w:rFonts w:hint="eastAsia"/>
        </w:rPr>
      </w:pPr>
      <w:r>
        <w:rPr>
          <w:rFonts w:hint="eastAsia"/>
        </w:rPr>
        <w:t>unclear structure</w:t>
      </w:r>
    </w:p>
  </w:comment>
  <w:comment w:id="19" w:author="Yan Marquis" w:date="2024-02-24T10:16:00Z" w:initials="YM">
    <w:p w14:paraId="00B9547A" w14:textId="62D04BC3" w:rsidR="00035D35" w:rsidRDefault="00F74AE7" w:rsidP="00035D35">
      <w:pPr>
        <w:pStyle w:val="CommentText"/>
        <w:rPr>
          <w:rFonts w:hint="eastAsia"/>
        </w:rPr>
      </w:pPr>
      <w:r>
        <w:rPr>
          <w:rStyle w:val="CommentReference"/>
          <w:rFonts w:hint="eastAsia"/>
        </w:rPr>
        <w:annotationRef/>
      </w:r>
    </w:p>
  </w:comment>
  <w:comment w:id="20" w:author="Yan Marquis" w:date="2024-02-25T18:16:00Z" w:initials="YM">
    <w:p w14:paraId="0F12A789" w14:textId="6E82192D" w:rsidR="00EE2EFC" w:rsidRDefault="00985C4C" w:rsidP="00EE2EFC">
      <w:pPr>
        <w:pStyle w:val="CommentText"/>
        <w:rPr>
          <w:rFonts w:hint="eastAsia"/>
        </w:rPr>
      </w:pPr>
      <w:r>
        <w:rPr>
          <w:rStyle w:val="CommentReference"/>
          <w:rFonts w:hint="eastAsia"/>
        </w:rPr>
        <w:annotationRef/>
      </w:r>
      <w:r w:rsidR="00EE2EFC">
        <w:rPr>
          <w:rFonts w:hint="eastAsia"/>
        </w:rPr>
        <w:t>taie? kaie expected (interrogative k?) 5823</w:t>
      </w:r>
    </w:p>
    <w:p w14:paraId="59B1F42E" w14:textId="77777777" w:rsidR="00EE2EFC" w:rsidRDefault="00EE2EFC" w:rsidP="00EE2EFC">
      <w:pPr>
        <w:pStyle w:val="CommentText"/>
        <w:rPr>
          <w:rFonts w:hint="eastAsia"/>
        </w:rPr>
      </w:pPr>
    </w:p>
    <w:p w14:paraId="1AF17882" w14:textId="77777777" w:rsidR="00EE2EFC" w:rsidRDefault="00EE2EFC" w:rsidP="00EE2EFC">
      <w:pPr>
        <w:pStyle w:val="CommentText"/>
        <w:rPr>
          <w:rFonts w:hint="eastAsia"/>
        </w:rPr>
      </w:pPr>
      <w:r>
        <w:rPr>
          <w:rFonts w:hint="eastAsia"/>
        </w:rPr>
        <w:t>And when goes hence?</w:t>
      </w:r>
    </w:p>
    <w:p w14:paraId="3CA8C701" w14:textId="77777777" w:rsidR="00EE2EFC" w:rsidRDefault="00EE2EFC" w:rsidP="00EE2EFC">
      <w:pPr>
        <w:pStyle w:val="CommentText"/>
        <w:rPr>
          <w:rFonts w:hint="eastAsia"/>
        </w:rPr>
      </w:pPr>
    </w:p>
    <w:p w14:paraId="2115E81B" w14:textId="39145121" w:rsidR="00EE2EFC" w:rsidRDefault="00EE2EFC" w:rsidP="00EE2EFC">
      <w:pPr>
        <w:pStyle w:val="CommentText"/>
        <w:rPr>
          <w:rFonts w:hint="eastAsia"/>
        </w:rPr>
      </w:pPr>
      <w:r>
        <w:rPr>
          <w:noProof/>
        </w:rPr>
        <w:drawing>
          <wp:inline distT="0" distB="0" distL="0" distR="0" wp14:anchorId="5B792545" wp14:editId="3DDF32D2">
            <wp:extent cx="6120130" cy="1762125"/>
            <wp:effectExtent l="0" t="0" r="0" b="0"/>
            <wp:docPr id="1483378008"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78008" name="Picture 1483378008" descr="Image"/>
                    <pic:cNvPicPr/>
                  </pic:nvPicPr>
                  <pic:blipFill>
                    <a:blip r:embed="rId5">
                      <a:extLst>
                        <a:ext uri="{28A0092B-C50C-407E-A947-70E740481C1C}">
                          <a14:useLocalDpi xmlns:a14="http://schemas.microsoft.com/office/drawing/2010/main" val="0"/>
                        </a:ext>
                      </a:extLst>
                    </a:blip>
                    <a:stretch>
                      <a:fillRect/>
                    </a:stretch>
                  </pic:blipFill>
                  <pic:spPr>
                    <a:xfrm>
                      <a:off x="0" y="0"/>
                      <a:ext cx="6120130" cy="1762125"/>
                    </a:xfrm>
                    <a:prstGeom prst="rect">
                      <a:avLst/>
                    </a:prstGeom>
                  </pic:spPr>
                </pic:pic>
              </a:graphicData>
            </a:graphic>
          </wp:inline>
        </w:drawing>
      </w:r>
    </w:p>
  </w:comment>
  <w:comment w:id="21" w:author="Yan Marquis" w:date="2024-03-13T17:40:00Z" w:initials="YM">
    <w:p w14:paraId="1D9565C8" w14:textId="77777777" w:rsidR="00191FC9" w:rsidRDefault="00191FC9" w:rsidP="00191FC9">
      <w:pPr>
        <w:pStyle w:val="CommentText"/>
        <w:rPr>
          <w:rFonts w:hint="eastAsia"/>
        </w:rPr>
      </w:pPr>
      <w:r>
        <w:rPr>
          <w:rStyle w:val="CommentReference"/>
          <w:rFonts w:hint="eastAsia"/>
        </w:rPr>
        <w:annotationRef/>
      </w:r>
      <w:r>
        <w:rPr>
          <w:rFonts w:hint="eastAsia"/>
        </w:rPr>
        <w:t>5824 repeated in script.</w:t>
      </w:r>
    </w:p>
  </w:comment>
  <w:comment w:id="23" w:author="Yan Marquis" w:date="2024-02-25T19:06:00Z" w:initials="YM">
    <w:p w14:paraId="76063B13" w14:textId="77777777" w:rsidR="00BF02C4" w:rsidRDefault="00C569B2" w:rsidP="00BF02C4">
      <w:pPr>
        <w:pStyle w:val="CommentText"/>
        <w:rPr>
          <w:rFonts w:hint="eastAsia"/>
        </w:rPr>
      </w:pPr>
      <w:r>
        <w:rPr>
          <w:rStyle w:val="CommentReference"/>
          <w:rFonts w:hint="eastAsia"/>
        </w:rPr>
        <w:annotationRef/>
      </w:r>
      <w:r w:rsidR="00BF02C4">
        <w:rPr>
          <w:rFonts w:hint="eastAsia"/>
        </w:rPr>
        <w:t xml:space="preserve">5826 unknown </w:t>
      </w:r>
    </w:p>
    <w:p w14:paraId="6815451B" w14:textId="6E03ED1C" w:rsidR="00BF02C4" w:rsidRDefault="00BF02C4" w:rsidP="00BF02C4">
      <w:pPr>
        <w:pStyle w:val="CommentText"/>
        <w:rPr>
          <w:rFonts w:hint="eastAsia"/>
        </w:rPr>
      </w:pPr>
      <w:r>
        <w:rPr>
          <w:rFonts w:hint="eastAsia"/>
          <w:noProof/>
        </w:rPr>
        <w:drawing>
          <wp:inline distT="0" distB="0" distL="0" distR="0" wp14:anchorId="27AC3F9D" wp14:editId="2E4D586C">
            <wp:extent cx="6120130" cy="1541145"/>
            <wp:effectExtent l="0" t="0" r="0" b="0"/>
            <wp:docPr id="115124692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6921" name="Picture 1151246921" descr="Image"/>
                    <pic:cNvPicPr/>
                  </pic:nvPicPr>
                  <pic:blipFill>
                    <a:blip r:embed="rId6">
                      <a:extLst>
                        <a:ext uri="{28A0092B-C50C-407E-A947-70E740481C1C}">
                          <a14:useLocalDpi xmlns:a14="http://schemas.microsoft.com/office/drawing/2010/main" val="0"/>
                        </a:ext>
                      </a:extLst>
                    </a:blip>
                    <a:stretch>
                      <a:fillRect/>
                    </a:stretch>
                  </pic:blipFill>
                  <pic:spPr>
                    <a:xfrm>
                      <a:off x="0" y="0"/>
                      <a:ext cx="6120130" cy="1541145"/>
                    </a:xfrm>
                    <a:prstGeom prst="rect">
                      <a:avLst/>
                    </a:prstGeom>
                  </pic:spPr>
                </pic:pic>
              </a:graphicData>
            </a:graphic>
          </wp:inline>
        </w:drawing>
      </w:r>
    </w:p>
    <w:p w14:paraId="13090ABB" w14:textId="77777777" w:rsidR="00BF02C4" w:rsidRDefault="00BF02C4" w:rsidP="00BF02C4">
      <w:pPr>
        <w:pStyle w:val="CommentText"/>
        <w:rPr>
          <w:rFonts w:hint="eastAsia"/>
        </w:rPr>
      </w:pPr>
    </w:p>
    <w:p w14:paraId="7E6E5A86" w14:textId="77777777" w:rsidR="00BF02C4" w:rsidRDefault="00BF02C4" w:rsidP="00BF02C4">
      <w:pPr>
        <w:pStyle w:val="CommentText"/>
        <w:ind w:left="200"/>
        <w:rPr>
          <w:rFonts w:hint="eastAsia"/>
        </w:rPr>
      </w:pPr>
      <w:r>
        <w:rPr>
          <w:rFonts w:hint="eastAsia"/>
        </w:rPr>
        <w:t>‘</w:t>
      </w:r>
      <w:r>
        <w:rPr>
          <w:rFonts w:hint="eastAsia"/>
        </w:rPr>
        <w:t>But here, upon this bank and shoal of time,</w:t>
      </w:r>
      <w:r>
        <w:rPr>
          <w:rFonts w:hint="eastAsia"/>
        </w:rPr>
        <w:t>’</w:t>
      </w:r>
    </w:p>
  </w:comment>
  <w:comment w:id="24" w:author="Yan Marquis" w:date="2024-02-26T08:17:00Z" w:initials="YM">
    <w:p w14:paraId="7532531E" w14:textId="1B879DE9" w:rsidR="00BF02C4" w:rsidRDefault="00E45B5F" w:rsidP="00BF02C4">
      <w:pPr>
        <w:pStyle w:val="CommentText"/>
        <w:rPr>
          <w:rFonts w:hint="eastAsia"/>
        </w:rPr>
      </w:pPr>
      <w:r>
        <w:rPr>
          <w:rStyle w:val="CommentReference"/>
          <w:rFonts w:hint="eastAsia"/>
        </w:rPr>
        <w:annotationRef/>
      </w:r>
      <w:r w:rsidR="00BF02C4">
        <w:rPr>
          <w:rFonts w:hint="eastAsia"/>
          <w:color w:val="202124"/>
          <w:highlight w:val="white"/>
        </w:rPr>
        <w:t xml:space="preserve">A bank or shoal is a shallow, hazardous part of the sea, a risk, an obstacle. So bank or shoal is a metaphor for a hazard. </w:t>
      </w:r>
    </w:p>
  </w:comment>
  <w:comment w:id="25" w:author="Yan Marquis" w:date="2024-02-26T08:26:00Z" w:initials="YM">
    <w:p w14:paraId="1890173A" w14:textId="77777777" w:rsidR="00BF02C4" w:rsidRDefault="00E45B5F" w:rsidP="00BF02C4">
      <w:pPr>
        <w:pStyle w:val="CommentText"/>
        <w:rPr>
          <w:rFonts w:hint="eastAsia"/>
        </w:rPr>
      </w:pPr>
      <w:r>
        <w:rPr>
          <w:rStyle w:val="CommentReference"/>
          <w:rFonts w:hint="eastAsia"/>
        </w:rPr>
        <w:annotationRef/>
      </w:r>
      <w:r w:rsidR="00BF02C4">
        <w:rPr>
          <w:rFonts w:hint="eastAsia"/>
        </w:rPr>
        <w:t>Meule = Shoal</w:t>
      </w:r>
    </w:p>
    <w:p w14:paraId="233032FB" w14:textId="77777777" w:rsidR="00BF02C4" w:rsidRDefault="00BF02C4" w:rsidP="00BF02C4">
      <w:pPr>
        <w:pStyle w:val="CommentText"/>
        <w:rPr>
          <w:rFonts w:hint="eastAsia"/>
        </w:rPr>
      </w:pPr>
      <w:r>
        <w:rPr>
          <w:rFonts w:hint="eastAsia"/>
        </w:rPr>
        <w:t>‘</w:t>
      </w:r>
      <w:r>
        <w:rPr>
          <w:rFonts w:hint="eastAsia"/>
        </w:rPr>
        <w:t>Noue</w:t>
      </w:r>
      <w:r>
        <w:rPr>
          <w:rFonts w:hint="eastAsia"/>
        </w:rPr>
        <w:t>’</w:t>
      </w:r>
      <w:r>
        <w:rPr>
          <w:rFonts w:hint="eastAsia"/>
        </w:rPr>
        <w:t>/</w:t>
      </w:r>
      <w:r>
        <w:rPr>
          <w:rFonts w:hint="eastAsia"/>
        </w:rPr>
        <w:t>’</w:t>
      </w:r>
      <w:r>
        <w:rPr>
          <w:rFonts w:hint="eastAsia"/>
        </w:rPr>
        <w:t>Naeud</w:t>
      </w:r>
      <w:r>
        <w:rPr>
          <w:rFonts w:hint="eastAsia"/>
        </w:rPr>
        <w:t>’</w:t>
      </w:r>
      <w:r>
        <w:rPr>
          <w:rFonts w:hint="eastAsia"/>
        </w:rPr>
        <w:t xml:space="preserve"> too</w:t>
      </w:r>
    </w:p>
  </w:comment>
  <w:comment w:id="26" w:author="Yan Marquis" w:date="2024-02-26T08:45:00Z" w:initials="YM">
    <w:p w14:paraId="133897E0" w14:textId="77777777" w:rsidR="0029621A" w:rsidRDefault="0029621A" w:rsidP="0029621A">
      <w:pPr>
        <w:pStyle w:val="CommentText"/>
        <w:rPr>
          <w:rFonts w:hint="eastAsia"/>
        </w:rPr>
      </w:pPr>
      <w:r>
        <w:rPr>
          <w:rStyle w:val="CommentReference"/>
          <w:rFonts w:hint="eastAsia"/>
        </w:rPr>
        <w:annotationRef/>
      </w:r>
      <w:r>
        <w:rPr>
          <w:rFonts w:hint="eastAsia"/>
        </w:rPr>
        <w:t>Spanish for cowardly</w:t>
      </w:r>
    </w:p>
  </w:comment>
  <w:comment w:id="28" w:author="Yan Marquis" w:date="2024-02-26T09:13:00Z" w:initials="YM">
    <w:p w14:paraId="14FAD399" w14:textId="77777777" w:rsidR="003355B6" w:rsidRDefault="003355B6" w:rsidP="003355B6">
      <w:pPr>
        <w:pStyle w:val="CommentText"/>
        <w:rPr>
          <w:rFonts w:hint="eastAsia"/>
        </w:rPr>
      </w:pPr>
      <w:r>
        <w:rPr>
          <w:rStyle w:val="CommentReference"/>
          <w:rFonts w:hint="eastAsia"/>
        </w:rPr>
        <w:annotationRef/>
      </w:r>
      <w:r>
        <w:rPr>
          <w:rFonts w:hint="eastAsia"/>
        </w:rPr>
        <w:t>see annon previous note</w:t>
      </w:r>
    </w:p>
  </w:comment>
  <w:comment w:id="29" w:author="Yan Marquis" w:date="2024-02-26T11:28:00Z" w:initials="YM">
    <w:p w14:paraId="17076ED4" w14:textId="77777777" w:rsidR="0007706D" w:rsidRDefault="00F67820" w:rsidP="0007706D">
      <w:pPr>
        <w:pStyle w:val="CommentText"/>
        <w:rPr>
          <w:rFonts w:hint="eastAsia"/>
        </w:rPr>
      </w:pPr>
      <w:r>
        <w:rPr>
          <w:rStyle w:val="CommentReference"/>
          <w:rFonts w:hint="eastAsia"/>
        </w:rPr>
        <w:annotationRef/>
      </w:r>
      <w:r w:rsidR="0007706D">
        <w:rPr>
          <w:rFonts w:hint="eastAsia"/>
        </w:rPr>
        <w:t>Dug out? Fools?? Chuck out? Bend Back/Sprain?</w:t>
      </w:r>
    </w:p>
    <w:p w14:paraId="13338353" w14:textId="1FCE6FB9" w:rsidR="0007706D" w:rsidRDefault="0007706D" w:rsidP="0007706D">
      <w:pPr>
        <w:pStyle w:val="CommentText"/>
        <w:rPr>
          <w:rFonts w:hint="eastAsia"/>
        </w:rPr>
      </w:pPr>
      <w:r>
        <w:rPr>
          <w:rFonts w:hint="eastAsia"/>
          <w:noProof/>
        </w:rPr>
        <w:drawing>
          <wp:inline distT="0" distB="0" distL="0" distR="0" wp14:anchorId="4DA0BD5C" wp14:editId="0A996DAB">
            <wp:extent cx="2657846" cy="857370"/>
            <wp:effectExtent l="0" t="0" r="0" b="0"/>
            <wp:docPr id="2027158960"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8960" name="Picture 2027158960" descr="Image"/>
                    <pic:cNvPicPr/>
                  </pic:nvPicPr>
                  <pic:blipFill>
                    <a:blip r:embed="rId7">
                      <a:extLst>
                        <a:ext uri="{28A0092B-C50C-407E-A947-70E740481C1C}">
                          <a14:useLocalDpi xmlns:a14="http://schemas.microsoft.com/office/drawing/2010/main" val="0"/>
                        </a:ext>
                      </a:extLst>
                    </a:blip>
                    <a:stretch>
                      <a:fillRect/>
                    </a:stretch>
                  </pic:blipFill>
                  <pic:spPr>
                    <a:xfrm>
                      <a:off x="0" y="0"/>
                      <a:ext cx="2657846" cy="857370"/>
                    </a:xfrm>
                    <a:prstGeom prst="rect">
                      <a:avLst/>
                    </a:prstGeom>
                  </pic:spPr>
                </pic:pic>
              </a:graphicData>
            </a:graphic>
          </wp:inline>
        </w:drawing>
      </w:r>
    </w:p>
    <w:p w14:paraId="3A41C57E" w14:textId="77777777" w:rsidR="0007706D" w:rsidRDefault="0007706D" w:rsidP="0007706D">
      <w:pPr>
        <w:pStyle w:val="CommentText"/>
        <w:rPr>
          <w:rFonts w:hint="eastAsia"/>
        </w:rPr>
      </w:pPr>
    </w:p>
    <w:p w14:paraId="27631114" w14:textId="77777777" w:rsidR="0007706D" w:rsidRDefault="0007706D" w:rsidP="0007706D">
      <w:pPr>
        <w:pStyle w:val="CommentText"/>
        <w:rPr>
          <w:rFonts w:hint="eastAsia"/>
        </w:rPr>
      </w:pPr>
      <w:r>
        <w:rPr>
          <w:rFonts w:hint="eastAsia"/>
        </w:rPr>
        <w:t>‘</w:t>
      </w:r>
      <w:r>
        <w:rPr>
          <w:rFonts w:hint="eastAsia"/>
        </w:rPr>
        <w:t>Confounds us. Hark!</w:t>
      </w:r>
      <w:r>
        <w:rPr>
          <w:rFonts w:hint="eastAsia"/>
        </w:rPr>
        <w:t>—</w:t>
      </w:r>
      <w:r>
        <w:rPr>
          <w:rFonts w:hint="eastAsia"/>
        </w:rPr>
        <w:t xml:space="preserve"> ...</w:t>
      </w:r>
      <w:r>
        <w:rPr>
          <w:rFonts w:hint="eastAsia"/>
        </w:rPr>
        <w:t>’</w:t>
      </w:r>
    </w:p>
  </w:comment>
  <w:comment w:id="31" w:author="Yan Marquis" w:date="2024-02-26T11:43:00Z" w:initials="YM">
    <w:p w14:paraId="42CE3296" w14:textId="7339EC6D" w:rsidR="008A14C5" w:rsidRDefault="008A14C5" w:rsidP="008A14C5">
      <w:pPr>
        <w:pStyle w:val="CommentText"/>
        <w:rPr>
          <w:rFonts w:hint="eastAsia"/>
        </w:rPr>
      </w:pPr>
      <w:r>
        <w:rPr>
          <w:rStyle w:val="CommentReference"/>
          <w:rFonts w:hint="eastAsia"/>
        </w:rPr>
        <w:annotationRef/>
      </w:r>
      <w:r>
        <w:rPr>
          <w:rFonts w:hint="eastAsia"/>
        </w:rPr>
        <w:t>Break up stones</w:t>
      </w:r>
    </w:p>
    <w:p w14:paraId="7B778E4A" w14:textId="77777777" w:rsidR="008A14C5" w:rsidRDefault="008A14C5" w:rsidP="008A14C5">
      <w:pPr>
        <w:pStyle w:val="CommentText"/>
        <w:rPr>
          <w:rFonts w:hint="eastAsia"/>
        </w:rPr>
      </w:pPr>
    </w:p>
    <w:p w14:paraId="349A9901" w14:textId="77777777" w:rsidR="008A14C5" w:rsidRDefault="008A14C5" w:rsidP="008A14C5">
      <w:pPr>
        <w:pStyle w:val="CommentText"/>
        <w:rPr>
          <w:rFonts w:hint="eastAsia"/>
        </w:rPr>
      </w:pPr>
      <w:r>
        <w:rPr>
          <w:rFonts w:hint="eastAsia"/>
        </w:rPr>
        <w:t>5835</w:t>
      </w:r>
    </w:p>
    <w:p w14:paraId="29EC9966" w14:textId="77777777" w:rsidR="008A14C5" w:rsidRDefault="008A14C5" w:rsidP="008A14C5">
      <w:pPr>
        <w:pStyle w:val="CommentText"/>
        <w:rPr>
          <w:rFonts w:hint="eastAsia"/>
        </w:rPr>
      </w:pPr>
    </w:p>
    <w:p w14:paraId="7AD74FD6" w14:textId="1E3406B0" w:rsidR="008A14C5" w:rsidRDefault="008A14C5" w:rsidP="008A14C5">
      <w:pPr>
        <w:pStyle w:val="CommentText"/>
        <w:rPr>
          <w:rFonts w:hint="eastAsia"/>
        </w:rPr>
      </w:pPr>
      <w:r>
        <w:rPr>
          <w:noProof/>
        </w:rPr>
        <w:drawing>
          <wp:inline distT="0" distB="0" distL="0" distR="0" wp14:anchorId="4CF152CC" wp14:editId="2C7221BC">
            <wp:extent cx="3400900" cy="1876687"/>
            <wp:effectExtent l="0" t="0" r="0" b="0"/>
            <wp:docPr id="1024357815"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7815" name="Picture 1024357815" descr="Image"/>
                    <pic:cNvPicPr/>
                  </pic:nvPicPr>
                  <pic:blipFill>
                    <a:blip r:embed="rId8">
                      <a:extLst>
                        <a:ext uri="{28A0092B-C50C-407E-A947-70E740481C1C}">
                          <a14:useLocalDpi xmlns:a14="http://schemas.microsoft.com/office/drawing/2010/main" val="0"/>
                        </a:ext>
                      </a:extLst>
                    </a:blip>
                    <a:stretch>
                      <a:fillRect/>
                    </a:stretch>
                  </pic:blipFill>
                  <pic:spPr>
                    <a:xfrm>
                      <a:off x="0" y="0"/>
                      <a:ext cx="3400900" cy="1876687"/>
                    </a:xfrm>
                    <a:prstGeom prst="rect">
                      <a:avLst/>
                    </a:prstGeom>
                  </pic:spPr>
                </pic:pic>
              </a:graphicData>
            </a:graphic>
          </wp:inline>
        </w:drawing>
      </w:r>
    </w:p>
  </w:comment>
  <w:comment w:id="32" w:author="Yan Marquis" w:date="2024-03-14T14:14:00Z" w:initials="YM">
    <w:p w14:paraId="5B06F183" w14:textId="77777777" w:rsidR="0007706D" w:rsidRDefault="0007706D" w:rsidP="0007706D">
      <w:pPr>
        <w:pStyle w:val="CommentText"/>
        <w:rPr>
          <w:rFonts w:hint="eastAsia"/>
        </w:rPr>
      </w:pPr>
      <w:r>
        <w:rPr>
          <w:rStyle w:val="CommentReference"/>
          <w:rFonts w:hint="eastAsia"/>
        </w:rPr>
        <w:annotationRef/>
      </w:r>
      <w:r>
        <w:rPr>
          <w:rFonts w:hint="eastAsia"/>
        </w:rPr>
        <w:t>‘</w:t>
      </w:r>
      <w:r>
        <w:rPr>
          <w:rFonts w:hint="eastAsia"/>
        </w:rPr>
        <w:t>Consider it not so deeply...</w:t>
      </w:r>
      <w:r>
        <w:rPr>
          <w:rFonts w:hint="eastAsia"/>
        </w:rPr>
        <w:t>’</w:t>
      </w:r>
    </w:p>
  </w:comment>
  <w:comment w:id="33" w:author="Yan Marquis" w:date="2024-02-27T08:48:00Z" w:initials="YM">
    <w:p w14:paraId="707E6123" w14:textId="77777777" w:rsidR="0007706D" w:rsidRDefault="00A70160" w:rsidP="0007706D">
      <w:pPr>
        <w:pStyle w:val="CommentText"/>
        <w:rPr>
          <w:rFonts w:hint="eastAsia"/>
        </w:rPr>
      </w:pPr>
      <w:r>
        <w:rPr>
          <w:rStyle w:val="CommentReference"/>
          <w:rFonts w:hint="eastAsia"/>
        </w:rPr>
        <w:annotationRef/>
      </w:r>
      <w:r w:rsidR="0007706D">
        <w:rPr>
          <w:rFonts w:hint="eastAsia"/>
        </w:rPr>
        <w:t>5836 foulai = sprain, bend back?</w:t>
      </w:r>
    </w:p>
  </w:comment>
  <w:comment w:id="34" w:author="Yan Marquis" w:date="2024-02-27T09:05:00Z" w:initials="YM">
    <w:p w14:paraId="280B9118" w14:textId="77777777" w:rsidR="0007706D" w:rsidRDefault="00FF45EA" w:rsidP="0007706D">
      <w:pPr>
        <w:pStyle w:val="CommentText"/>
        <w:rPr>
          <w:rFonts w:hint="eastAsia"/>
        </w:rPr>
      </w:pPr>
      <w:r>
        <w:rPr>
          <w:rStyle w:val="CommentReference"/>
          <w:rFonts w:hint="eastAsia"/>
        </w:rPr>
        <w:annotationRef/>
      </w:r>
      <w:r w:rsidR="0007706D">
        <w:rPr>
          <w:rFonts w:hint="eastAsia"/>
        </w:rPr>
        <w:t>i or e general comment</w:t>
      </w:r>
    </w:p>
  </w:comment>
  <w:comment w:id="35" w:author="Yan Marquis" w:date="2024-02-27T09:32:00Z" w:initials="YM">
    <w:p w14:paraId="6F5F3AA9" w14:textId="77777777" w:rsidR="004D7453" w:rsidRDefault="000A2DA8" w:rsidP="004D7453">
      <w:pPr>
        <w:pStyle w:val="CommentText"/>
        <w:rPr>
          <w:rFonts w:hint="eastAsia"/>
        </w:rPr>
      </w:pPr>
      <w:r>
        <w:rPr>
          <w:rStyle w:val="CommentReference"/>
          <w:rFonts w:hint="eastAsia"/>
        </w:rPr>
        <w:annotationRef/>
      </w:r>
      <w:r w:rsidR="004D7453">
        <w:rPr>
          <w:rFonts w:hint="eastAsia"/>
        </w:rPr>
        <w:t>5838 trouser pocket</w:t>
      </w:r>
    </w:p>
    <w:p w14:paraId="56121147" w14:textId="03E2D535" w:rsidR="004D7453" w:rsidRDefault="004D7453" w:rsidP="004D7453">
      <w:pPr>
        <w:pStyle w:val="CommentText"/>
        <w:rPr>
          <w:rFonts w:hint="eastAsia"/>
        </w:rPr>
      </w:pPr>
      <w:r>
        <w:rPr>
          <w:noProof/>
        </w:rPr>
        <w:drawing>
          <wp:inline distT="0" distB="0" distL="0" distR="0" wp14:anchorId="3019FEEA" wp14:editId="0AFB77A7">
            <wp:extent cx="5572903" cy="1448002"/>
            <wp:effectExtent l="0" t="0" r="0" b="0"/>
            <wp:docPr id="205852942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9422" name="Picture 2058529422" descr="Image"/>
                    <pic:cNvPicPr/>
                  </pic:nvPicPr>
                  <pic:blipFill>
                    <a:blip r:embed="rId9">
                      <a:extLst>
                        <a:ext uri="{28A0092B-C50C-407E-A947-70E740481C1C}">
                          <a14:useLocalDpi xmlns:a14="http://schemas.microsoft.com/office/drawing/2010/main" val="0"/>
                        </a:ext>
                      </a:extLst>
                    </a:blip>
                    <a:stretch>
                      <a:fillRect/>
                    </a:stretch>
                  </pic:blipFill>
                  <pic:spPr>
                    <a:xfrm>
                      <a:off x="0" y="0"/>
                      <a:ext cx="5572903" cy="1448002"/>
                    </a:xfrm>
                    <a:prstGeom prst="rect">
                      <a:avLst/>
                    </a:prstGeom>
                  </pic:spPr>
                </pic:pic>
              </a:graphicData>
            </a:graphic>
          </wp:inline>
        </w:drawing>
      </w:r>
    </w:p>
  </w:comment>
  <w:comment w:id="36" w:author="Yan Marquis" w:date="2024-02-27T09:32:00Z" w:initials="YM">
    <w:p w14:paraId="1A4A990A" w14:textId="2CD8FD43" w:rsidR="000A2DA8" w:rsidRDefault="000A2DA8" w:rsidP="000A2DA8">
      <w:pPr>
        <w:pStyle w:val="CommentText"/>
        <w:rPr>
          <w:rFonts w:hint="eastAsia"/>
        </w:rPr>
      </w:pPr>
      <w:r>
        <w:rPr>
          <w:rStyle w:val="CommentReference"/>
          <w:rFonts w:hint="eastAsia"/>
        </w:rPr>
        <w:annotationRef/>
      </w:r>
      <w:r>
        <w:rPr>
          <w:rFonts w:hint="eastAsia"/>
        </w:rPr>
        <w:t>Order</w:t>
      </w:r>
    </w:p>
  </w:comment>
  <w:comment w:id="37" w:author="Yan Marquis" w:date="2024-02-27T09:52:00Z" w:initials="YM">
    <w:p w14:paraId="162C7B31" w14:textId="77777777" w:rsidR="00503F2E" w:rsidRDefault="00503F2E" w:rsidP="00503F2E">
      <w:pPr>
        <w:pStyle w:val="CommentText"/>
        <w:rPr>
          <w:rFonts w:hint="eastAsia"/>
        </w:rPr>
      </w:pPr>
      <w:r>
        <w:rPr>
          <w:rStyle w:val="CommentReference"/>
          <w:rFonts w:hint="eastAsia"/>
        </w:rPr>
        <w:annotationRef/>
      </w:r>
      <w:r>
        <w:rPr>
          <w:rFonts w:hint="eastAsia"/>
        </w:rPr>
        <w:t>u ie?5839</w:t>
      </w:r>
    </w:p>
    <w:p w14:paraId="437EC059" w14:textId="77777777" w:rsidR="00503F2E" w:rsidRDefault="00503F2E" w:rsidP="00503F2E">
      <w:pPr>
        <w:pStyle w:val="CommentText"/>
        <w:rPr>
          <w:rFonts w:hint="eastAsia"/>
        </w:rPr>
      </w:pPr>
    </w:p>
    <w:p w14:paraId="06D00050" w14:textId="6506D84A" w:rsidR="00503F2E" w:rsidRDefault="00503F2E" w:rsidP="00503F2E">
      <w:pPr>
        <w:pStyle w:val="CommentText"/>
        <w:rPr>
          <w:rFonts w:hint="eastAsia"/>
        </w:rPr>
      </w:pPr>
      <w:r>
        <w:rPr>
          <w:noProof/>
        </w:rPr>
        <w:drawing>
          <wp:inline distT="0" distB="0" distL="0" distR="0" wp14:anchorId="52A48BF0" wp14:editId="4E88C3BD">
            <wp:extent cx="6011114" cy="2105319"/>
            <wp:effectExtent l="0" t="0" r="0" b="0"/>
            <wp:docPr id="64608794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87947" name="Picture 646087947" descr="Image"/>
                    <pic:cNvPicPr/>
                  </pic:nvPicPr>
                  <pic:blipFill>
                    <a:blip r:embed="rId10">
                      <a:extLst>
                        <a:ext uri="{28A0092B-C50C-407E-A947-70E740481C1C}">
                          <a14:useLocalDpi xmlns:a14="http://schemas.microsoft.com/office/drawing/2010/main" val="0"/>
                        </a:ext>
                      </a:extLst>
                    </a:blip>
                    <a:stretch>
                      <a:fillRect/>
                    </a:stretch>
                  </pic:blipFill>
                  <pic:spPr>
                    <a:xfrm>
                      <a:off x="0" y="0"/>
                      <a:ext cx="6011114" cy="2105319"/>
                    </a:xfrm>
                    <a:prstGeom prst="rect">
                      <a:avLst/>
                    </a:prstGeom>
                  </pic:spPr>
                </pic:pic>
              </a:graphicData>
            </a:graphic>
          </wp:inline>
        </w:drawing>
      </w:r>
    </w:p>
  </w:comment>
  <w:comment w:id="38" w:author="Yan Marquis" w:date="2024-02-28T07:50:00Z" w:initials="YM">
    <w:p w14:paraId="30F11174" w14:textId="77777777" w:rsidR="004D7453" w:rsidRDefault="00053BDB" w:rsidP="004D7453">
      <w:pPr>
        <w:pStyle w:val="CommentText"/>
        <w:rPr>
          <w:rFonts w:hint="eastAsia"/>
        </w:rPr>
      </w:pPr>
      <w:r>
        <w:rPr>
          <w:rStyle w:val="CommentReference"/>
          <w:rFonts w:hint="eastAsia"/>
        </w:rPr>
        <w:annotationRef/>
      </w:r>
      <w:r w:rsidR="004D7453">
        <w:rPr>
          <w:rFonts w:hint="eastAsia"/>
        </w:rPr>
        <w:t xml:space="preserve">5844 </w:t>
      </w:r>
    </w:p>
    <w:p w14:paraId="2B375F51" w14:textId="2374494B" w:rsidR="004D7453" w:rsidRDefault="004D7453" w:rsidP="004D7453">
      <w:pPr>
        <w:pStyle w:val="CommentText"/>
        <w:rPr>
          <w:rFonts w:hint="eastAsia"/>
        </w:rPr>
      </w:pPr>
      <w:r>
        <w:rPr>
          <w:rFonts w:hint="eastAsia"/>
          <w:noProof/>
        </w:rPr>
        <w:drawing>
          <wp:inline distT="0" distB="0" distL="0" distR="0" wp14:anchorId="3F2C92F2" wp14:editId="33F2E17D">
            <wp:extent cx="3581900" cy="1324160"/>
            <wp:effectExtent l="0" t="0" r="0" b="0"/>
            <wp:docPr id="139009312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3129" name="Picture 1390093129" descr="Image"/>
                    <pic:cNvPicPr/>
                  </pic:nvPicPr>
                  <pic:blipFill>
                    <a:blip r:embed="rId11">
                      <a:extLst>
                        <a:ext uri="{28A0092B-C50C-407E-A947-70E740481C1C}">
                          <a14:useLocalDpi xmlns:a14="http://schemas.microsoft.com/office/drawing/2010/main" val="0"/>
                        </a:ext>
                      </a:extLst>
                    </a:blip>
                    <a:stretch>
                      <a:fillRect/>
                    </a:stretch>
                  </pic:blipFill>
                  <pic:spPr>
                    <a:xfrm>
                      <a:off x="0" y="0"/>
                      <a:ext cx="3581900" cy="1324160"/>
                    </a:xfrm>
                    <a:prstGeom prst="rect">
                      <a:avLst/>
                    </a:prstGeom>
                  </pic:spPr>
                </pic:pic>
              </a:graphicData>
            </a:graphic>
          </wp:inline>
        </w:drawing>
      </w:r>
    </w:p>
    <w:p w14:paraId="065075EE" w14:textId="77777777" w:rsidR="004D7453" w:rsidRDefault="004D7453" w:rsidP="004D7453">
      <w:pPr>
        <w:pStyle w:val="CommentText"/>
        <w:rPr>
          <w:rFonts w:hint="eastAsia"/>
        </w:rPr>
      </w:pPr>
    </w:p>
    <w:p w14:paraId="355EB5DC" w14:textId="77777777" w:rsidR="004D7453" w:rsidRDefault="004D7453" w:rsidP="004D7453">
      <w:pPr>
        <w:pStyle w:val="CommentText"/>
        <w:rPr>
          <w:rFonts w:hint="eastAsia"/>
        </w:rPr>
      </w:pPr>
      <w:r>
        <w:rPr>
          <w:rFonts w:hint="eastAsia"/>
        </w:rPr>
        <w:t>nic ?? nesting/hiding/withdrawn St. M ??</w:t>
      </w:r>
    </w:p>
  </w:comment>
  <w:comment w:id="39" w:author="Yan Marquis" w:date="2024-03-14T14:28:00Z" w:initials="YM">
    <w:p w14:paraId="14BC3117" w14:textId="77777777" w:rsidR="00893666" w:rsidRDefault="00893666" w:rsidP="00893666">
      <w:pPr>
        <w:pStyle w:val="CommentText"/>
        <w:rPr>
          <w:rFonts w:hint="eastAsia"/>
        </w:rPr>
      </w:pPr>
      <w:r>
        <w:rPr>
          <w:rStyle w:val="CommentReference"/>
          <w:rFonts w:hint="eastAsia"/>
        </w:rPr>
        <w:annotationRef/>
      </w:r>
      <w:r>
        <w:rPr>
          <w:rFonts w:hint="eastAsia"/>
        </w:rPr>
        <w:t>‘</w:t>
      </w:r>
      <w:r>
        <w:rPr>
          <w:rFonts w:hint="eastAsia"/>
        </w:rPr>
        <w:t>dainty</w:t>
      </w:r>
      <w:r>
        <w:rPr>
          <w:rFonts w:hint="eastAsia"/>
        </w:rPr>
        <w:t>’</w:t>
      </w:r>
    </w:p>
  </w:comment>
  <w:comment w:id="40" w:author="Yan Marquis" w:date="2024-02-28T08:00:00Z" w:initials="YM">
    <w:p w14:paraId="261ACA04" w14:textId="77777777" w:rsidR="00E67499" w:rsidRDefault="00E67499" w:rsidP="00E67499">
      <w:pPr>
        <w:pStyle w:val="CommentText"/>
        <w:rPr>
          <w:rFonts w:hint="eastAsia"/>
        </w:rPr>
      </w:pPr>
      <w:r>
        <w:rPr>
          <w:rStyle w:val="CommentReference"/>
          <w:rFonts w:hint="eastAsia"/>
        </w:rPr>
        <w:annotationRef/>
      </w:r>
      <w:r>
        <w:rPr>
          <w:rFonts w:hint="eastAsia"/>
        </w:rPr>
        <w:t>i or e? 5845 see elsewhere?</w:t>
      </w:r>
    </w:p>
    <w:p w14:paraId="329D0B15" w14:textId="205EA089" w:rsidR="00E67499" w:rsidRDefault="00E67499" w:rsidP="00E67499">
      <w:pPr>
        <w:pStyle w:val="CommentText"/>
        <w:rPr>
          <w:rFonts w:hint="eastAsia"/>
        </w:rPr>
      </w:pPr>
      <w:r>
        <w:rPr>
          <w:noProof/>
        </w:rPr>
        <w:drawing>
          <wp:inline distT="0" distB="0" distL="0" distR="0" wp14:anchorId="694173F8" wp14:editId="3201705F">
            <wp:extent cx="3915321" cy="1810003"/>
            <wp:effectExtent l="0" t="0" r="0" b="0"/>
            <wp:docPr id="683388886"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8886" name="Picture 683388886" descr="Image"/>
                    <pic:cNvPicPr/>
                  </pic:nvPicPr>
                  <pic:blipFill>
                    <a:blip r:embed="rId12">
                      <a:extLst>
                        <a:ext uri="{28A0092B-C50C-407E-A947-70E740481C1C}">
                          <a14:useLocalDpi xmlns:a14="http://schemas.microsoft.com/office/drawing/2010/main" val="0"/>
                        </a:ext>
                      </a:extLst>
                    </a:blip>
                    <a:stretch>
                      <a:fillRect/>
                    </a:stretch>
                  </pic:blipFill>
                  <pic:spPr>
                    <a:xfrm>
                      <a:off x="0" y="0"/>
                      <a:ext cx="3915321" cy="1810003"/>
                    </a:xfrm>
                    <a:prstGeom prst="rect">
                      <a:avLst/>
                    </a:prstGeom>
                  </pic:spPr>
                </pic:pic>
              </a:graphicData>
            </a:graphic>
          </wp:inline>
        </w:drawing>
      </w:r>
    </w:p>
  </w:comment>
  <w:comment w:id="41" w:author="Yan Marquis" w:date="2024-02-28T08:27:00Z" w:initials="YM">
    <w:p w14:paraId="48A4CBD4" w14:textId="77777777" w:rsidR="008F35EA" w:rsidRDefault="008F35EA" w:rsidP="008F35EA">
      <w:pPr>
        <w:pStyle w:val="CommentText"/>
        <w:rPr>
          <w:rFonts w:hint="eastAsia"/>
        </w:rPr>
      </w:pPr>
      <w:r>
        <w:rPr>
          <w:rStyle w:val="CommentReference"/>
          <w:rFonts w:hint="eastAsia"/>
        </w:rPr>
        <w:annotationRef/>
      </w:r>
      <w:r>
        <w:rPr>
          <w:rFonts w:hint="eastAsia"/>
        </w:rPr>
        <w:t>singular, correct in script, but original plural</w:t>
      </w:r>
    </w:p>
  </w:comment>
  <w:comment w:id="42" w:author="Yan Marquis" w:date="2024-02-29T07:41:00Z" w:initials="YM">
    <w:p w14:paraId="082CB529" w14:textId="77777777" w:rsidR="0097067F" w:rsidRDefault="0097067F" w:rsidP="0097067F">
      <w:pPr>
        <w:pStyle w:val="CommentText"/>
        <w:rPr>
          <w:rFonts w:hint="eastAsia"/>
        </w:rPr>
      </w:pPr>
      <w:r>
        <w:rPr>
          <w:rStyle w:val="CommentReference"/>
          <w:rFonts w:hint="eastAsia"/>
        </w:rPr>
        <w:annotationRef/>
      </w:r>
      <w:r>
        <w:rPr>
          <w:rFonts w:hint="eastAsia"/>
        </w:rPr>
        <w:t>5849</w:t>
      </w:r>
    </w:p>
    <w:p w14:paraId="58742046" w14:textId="6AC00E08" w:rsidR="0097067F" w:rsidRDefault="0097067F" w:rsidP="0097067F">
      <w:pPr>
        <w:pStyle w:val="CommentText"/>
        <w:rPr>
          <w:rFonts w:hint="eastAsia"/>
        </w:rPr>
      </w:pPr>
      <w:r>
        <w:rPr>
          <w:noProof/>
        </w:rPr>
        <w:drawing>
          <wp:inline distT="0" distB="0" distL="0" distR="0" wp14:anchorId="64E72870" wp14:editId="185E4788">
            <wp:extent cx="4153480" cy="1362265"/>
            <wp:effectExtent l="0" t="0" r="0" b="0"/>
            <wp:docPr id="30693529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5298" name="Picture 306935298" descr="Image"/>
                    <pic:cNvPicPr/>
                  </pic:nvPicPr>
                  <pic:blipFill>
                    <a:blip r:embed="rId13">
                      <a:extLst>
                        <a:ext uri="{28A0092B-C50C-407E-A947-70E740481C1C}">
                          <a14:useLocalDpi xmlns:a14="http://schemas.microsoft.com/office/drawing/2010/main" val="0"/>
                        </a:ext>
                      </a:extLst>
                    </a:blip>
                    <a:stretch>
                      <a:fillRect/>
                    </a:stretch>
                  </pic:blipFill>
                  <pic:spPr>
                    <a:xfrm>
                      <a:off x="0" y="0"/>
                      <a:ext cx="4153480" cy="1362265"/>
                    </a:xfrm>
                    <a:prstGeom prst="rect">
                      <a:avLst/>
                    </a:prstGeom>
                  </pic:spPr>
                </pic:pic>
              </a:graphicData>
            </a:graphic>
          </wp:inline>
        </w:drawing>
      </w:r>
    </w:p>
  </w:comment>
  <w:comment w:id="43" w:author="Yan Marquis" w:date="2024-02-29T07:49:00Z" w:initials="YM">
    <w:p w14:paraId="6B43D06C" w14:textId="77777777" w:rsidR="0097067F" w:rsidRDefault="0097067F" w:rsidP="0097067F">
      <w:pPr>
        <w:pStyle w:val="CommentText"/>
        <w:rPr>
          <w:rFonts w:hint="eastAsia"/>
        </w:rPr>
      </w:pPr>
      <w:r>
        <w:rPr>
          <w:rStyle w:val="CommentReference"/>
          <w:rFonts w:hint="eastAsia"/>
        </w:rPr>
        <w:annotationRef/>
      </w:r>
      <w:r>
        <w:rPr>
          <w:rFonts w:hint="eastAsia"/>
        </w:rPr>
        <w:t>ohis = hurt/vice Corbet/MDeG</w:t>
      </w:r>
    </w:p>
  </w:comment>
  <w:comment w:id="44" w:author="Yan Marquis" w:date="2024-02-29T08:00:00Z" w:initials="YM">
    <w:p w14:paraId="53019667" w14:textId="77777777" w:rsidR="00893666" w:rsidRDefault="00D47CDF" w:rsidP="00893666">
      <w:pPr>
        <w:pStyle w:val="CommentText"/>
        <w:rPr>
          <w:rFonts w:hint="eastAsia"/>
        </w:rPr>
      </w:pPr>
      <w:r>
        <w:rPr>
          <w:rStyle w:val="CommentReference"/>
          <w:rFonts w:hint="eastAsia"/>
        </w:rPr>
        <w:annotationRef/>
      </w:r>
      <w:r w:rsidR="00893666">
        <w:rPr>
          <w:rFonts w:hint="eastAsia"/>
        </w:rPr>
        <w:t>pester/trouble 5850</w:t>
      </w:r>
    </w:p>
    <w:p w14:paraId="7EF3BDD0" w14:textId="77777777" w:rsidR="00893666" w:rsidRDefault="00893666" w:rsidP="00893666">
      <w:pPr>
        <w:pStyle w:val="CommentText"/>
        <w:rPr>
          <w:rFonts w:hint="eastAsia"/>
        </w:rPr>
      </w:pPr>
    </w:p>
    <w:p w14:paraId="3A9F2156" w14:textId="77777777" w:rsidR="00893666" w:rsidRDefault="00893666" w:rsidP="00893666">
      <w:pPr>
        <w:pStyle w:val="CommentText"/>
        <w:rPr>
          <w:rFonts w:hint="eastAsia"/>
        </w:rPr>
      </w:pPr>
      <w:r>
        <w:rPr>
          <w:rFonts w:hint="eastAsia"/>
        </w:rPr>
        <w:t>‘</w:t>
      </w:r>
      <w:r>
        <w:rPr>
          <w:rFonts w:hint="eastAsia"/>
        </w:rPr>
        <w:t>... have I filed my mind.</w:t>
      </w:r>
      <w:r>
        <w:rPr>
          <w:rFonts w:hint="eastAsia"/>
        </w:rPr>
        <w:t>’</w:t>
      </w:r>
    </w:p>
  </w:comment>
  <w:comment w:id="45" w:author="Yan Marquis" w:date="2024-02-29T19:05:00Z" w:initials="YM">
    <w:p w14:paraId="1810540F" w14:textId="77777777" w:rsidR="00893666" w:rsidRDefault="00F6335E" w:rsidP="00893666">
      <w:pPr>
        <w:pStyle w:val="CommentText"/>
        <w:rPr>
          <w:rFonts w:hint="eastAsia"/>
        </w:rPr>
      </w:pPr>
      <w:r>
        <w:rPr>
          <w:rStyle w:val="CommentReference"/>
          <w:rFonts w:hint="eastAsia"/>
        </w:rPr>
        <w:annotationRef/>
      </w:r>
      <w:r w:rsidR="00893666">
        <w:rPr>
          <w:rFonts w:hint="eastAsia"/>
        </w:rPr>
        <w:t>5852</w:t>
      </w:r>
    </w:p>
    <w:p w14:paraId="1436F5CC" w14:textId="1C457640" w:rsidR="00893666" w:rsidRDefault="00893666" w:rsidP="00893666">
      <w:pPr>
        <w:pStyle w:val="CommentText"/>
        <w:rPr>
          <w:rFonts w:hint="eastAsia"/>
        </w:rPr>
      </w:pPr>
      <w:r>
        <w:rPr>
          <w:noProof/>
        </w:rPr>
        <w:drawing>
          <wp:inline distT="0" distB="0" distL="0" distR="0" wp14:anchorId="2FD6376A" wp14:editId="64E8BEF9">
            <wp:extent cx="6120130" cy="940435"/>
            <wp:effectExtent l="0" t="0" r="0" b="0"/>
            <wp:docPr id="932169241"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9241" name="Picture 932169241" descr="Image"/>
                    <pic:cNvPicPr/>
                  </pic:nvPicPr>
                  <pic:blipFill>
                    <a:blip r:embed="rId14">
                      <a:extLst>
                        <a:ext uri="{28A0092B-C50C-407E-A947-70E740481C1C}">
                          <a14:useLocalDpi xmlns:a14="http://schemas.microsoft.com/office/drawing/2010/main" val="0"/>
                        </a:ext>
                      </a:extLst>
                    </a:blip>
                    <a:stretch>
                      <a:fillRect/>
                    </a:stretch>
                  </pic:blipFill>
                  <pic:spPr>
                    <a:xfrm>
                      <a:off x="0" y="0"/>
                      <a:ext cx="6120130" cy="940435"/>
                    </a:xfrm>
                    <a:prstGeom prst="rect">
                      <a:avLst/>
                    </a:prstGeom>
                  </pic:spPr>
                </pic:pic>
              </a:graphicData>
            </a:graphic>
          </wp:inline>
        </w:drawing>
      </w:r>
    </w:p>
  </w:comment>
  <w:comment w:id="46" w:author="Yan Marquis" w:date="2024-03-07T09:35:00Z" w:initials="YM">
    <w:p w14:paraId="44A7B029" w14:textId="77777777" w:rsidR="00893666" w:rsidRDefault="008213A7" w:rsidP="00893666">
      <w:pPr>
        <w:pStyle w:val="CommentText"/>
        <w:rPr>
          <w:rFonts w:hint="eastAsia"/>
        </w:rPr>
      </w:pPr>
      <w:r>
        <w:rPr>
          <w:rStyle w:val="CommentReference"/>
          <w:rFonts w:hint="eastAsia"/>
        </w:rPr>
        <w:annotationRef/>
      </w:r>
      <w:r w:rsidR="00893666">
        <w:rPr>
          <w:rFonts w:hint="eastAsia"/>
        </w:rPr>
        <w:t xml:space="preserve">cope = cut/gash; </w:t>
      </w:r>
    </w:p>
  </w:comment>
  <w:comment w:id="47" w:author="Yan Marquis" w:date="2024-03-11T17:02:00Z" w:initials="YM">
    <w:p w14:paraId="2466B6DE" w14:textId="77777777" w:rsidR="00E677D1" w:rsidRDefault="008E0AD5" w:rsidP="00E677D1">
      <w:pPr>
        <w:pStyle w:val="CommentText"/>
        <w:rPr>
          <w:rFonts w:hint="eastAsia"/>
        </w:rPr>
      </w:pPr>
      <w:r>
        <w:rPr>
          <w:rStyle w:val="CommentReference"/>
          <w:rFonts w:hint="eastAsia"/>
        </w:rPr>
        <w:annotationRef/>
      </w:r>
      <w:r w:rsidR="00E677D1">
        <w:rPr>
          <w:rFonts w:hint="eastAsia"/>
        </w:rPr>
        <w:t>5852</w:t>
      </w:r>
    </w:p>
    <w:p w14:paraId="13823167" w14:textId="45A26998" w:rsidR="00E677D1" w:rsidRDefault="00E677D1" w:rsidP="00E677D1">
      <w:pPr>
        <w:pStyle w:val="CommentText"/>
        <w:rPr>
          <w:rFonts w:hint="eastAsia"/>
        </w:rPr>
      </w:pPr>
      <w:r>
        <w:rPr>
          <w:rFonts w:hint="eastAsia"/>
          <w:noProof/>
        </w:rPr>
        <w:drawing>
          <wp:inline distT="0" distB="0" distL="0" distR="0" wp14:anchorId="02B9BE0B" wp14:editId="19ACDF5B">
            <wp:extent cx="4848902" cy="1419423"/>
            <wp:effectExtent l="0" t="0" r="0" b="0"/>
            <wp:docPr id="1997775657"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5657" name="Picture 1997775657" descr="Image"/>
                    <pic:cNvPicPr/>
                  </pic:nvPicPr>
                  <pic:blipFill>
                    <a:blip r:embed="rId15">
                      <a:extLst>
                        <a:ext uri="{28A0092B-C50C-407E-A947-70E740481C1C}">
                          <a14:useLocalDpi xmlns:a14="http://schemas.microsoft.com/office/drawing/2010/main" val="0"/>
                        </a:ext>
                      </a:extLst>
                    </a:blip>
                    <a:stretch>
                      <a:fillRect/>
                    </a:stretch>
                  </pic:blipFill>
                  <pic:spPr>
                    <a:xfrm>
                      <a:off x="0" y="0"/>
                      <a:ext cx="4848902" cy="1419423"/>
                    </a:xfrm>
                    <a:prstGeom prst="rect">
                      <a:avLst/>
                    </a:prstGeom>
                  </pic:spPr>
                </pic:pic>
              </a:graphicData>
            </a:graphic>
          </wp:inline>
        </w:drawing>
      </w:r>
    </w:p>
    <w:p w14:paraId="04ADEC3A" w14:textId="77777777" w:rsidR="00E677D1" w:rsidRDefault="00E677D1" w:rsidP="00E677D1">
      <w:pPr>
        <w:pStyle w:val="CommentText"/>
        <w:rPr>
          <w:rFonts w:hint="eastAsia"/>
        </w:rPr>
      </w:pPr>
      <w:r>
        <w:rPr>
          <w:rFonts w:hint="eastAsia"/>
        </w:rPr>
        <w:t xml:space="preserve"> and so strongly is it. ?</w:t>
      </w:r>
    </w:p>
    <w:p w14:paraId="1F4C1C34" w14:textId="77777777" w:rsidR="00E677D1" w:rsidRDefault="00E677D1" w:rsidP="00E677D1">
      <w:pPr>
        <w:pStyle w:val="CommentText"/>
        <w:rPr>
          <w:rFonts w:hint="eastAsia"/>
        </w:rPr>
      </w:pPr>
    </w:p>
    <w:p w14:paraId="2B75A2F3" w14:textId="77777777" w:rsidR="00E677D1" w:rsidRDefault="00E677D1" w:rsidP="00E677D1">
      <w:pPr>
        <w:pStyle w:val="CommentText"/>
        <w:rPr>
          <w:rFonts w:hint="eastAsia"/>
        </w:rPr>
      </w:pPr>
      <w:r>
        <w:rPr>
          <w:rFonts w:hint="eastAsia"/>
        </w:rPr>
        <w:t>‘</w:t>
      </w:r>
      <w:r>
        <w:rPr>
          <w:rFonts w:hint="eastAsia"/>
        </w:rPr>
        <w:t>... and in such bloody distance</w:t>
      </w:r>
      <w:r>
        <w:rPr>
          <w:rFonts w:hint="eastAsia"/>
        </w:rPr>
        <w:t>’</w:t>
      </w:r>
    </w:p>
  </w:comment>
  <w:comment w:id="48" w:author="Yan Marquis" w:date="2024-03-11T17:12:00Z" w:initials="YM">
    <w:p w14:paraId="0695C26B" w14:textId="25217924" w:rsidR="00DF5BD1" w:rsidRDefault="00DF5BD1" w:rsidP="00DF5BD1">
      <w:pPr>
        <w:pStyle w:val="CommentText"/>
        <w:rPr>
          <w:rFonts w:hint="eastAsia"/>
        </w:rPr>
      </w:pPr>
      <w:r>
        <w:rPr>
          <w:rStyle w:val="CommentReference"/>
          <w:rFonts w:hint="eastAsia"/>
        </w:rPr>
        <w:annotationRef/>
      </w:r>
      <w:r>
        <w:rPr>
          <w:rFonts w:hint="eastAsia"/>
        </w:rPr>
        <w:t>5833 also</w:t>
      </w:r>
    </w:p>
    <w:p w14:paraId="3A502497" w14:textId="77777777" w:rsidR="00DF5BD1" w:rsidRDefault="00DF5BD1" w:rsidP="00DF5BD1">
      <w:pPr>
        <w:pStyle w:val="CommentText"/>
        <w:rPr>
          <w:rFonts w:hint="eastAsia"/>
        </w:rPr>
      </w:pPr>
    </w:p>
    <w:p w14:paraId="348E4040" w14:textId="2E6719E8" w:rsidR="00DF5BD1" w:rsidRDefault="00DF5BD1" w:rsidP="00DF5BD1">
      <w:pPr>
        <w:pStyle w:val="CommentText"/>
        <w:rPr>
          <w:rFonts w:hint="eastAsia"/>
        </w:rPr>
      </w:pPr>
      <w:r>
        <w:rPr>
          <w:noProof/>
        </w:rPr>
        <w:drawing>
          <wp:inline distT="0" distB="0" distL="0" distR="0" wp14:anchorId="4459B093" wp14:editId="534702EE">
            <wp:extent cx="2562583" cy="1276528"/>
            <wp:effectExtent l="0" t="0" r="0" b="0"/>
            <wp:docPr id="783754256"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54256" name="Picture 783754256" descr="Image"/>
                    <pic:cNvPicPr/>
                  </pic:nvPicPr>
                  <pic:blipFill>
                    <a:blip r:embed="rId16">
                      <a:extLst>
                        <a:ext uri="{28A0092B-C50C-407E-A947-70E740481C1C}">
                          <a14:useLocalDpi xmlns:a14="http://schemas.microsoft.com/office/drawing/2010/main" val="0"/>
                        </a:ext>
                      </a:extLst>
                    </a:blip>
                    <a:stretch>
                      <a:fillRect/>
                    </a:stretch>
                  </pic:blipFill>
                  <pic:spPr>
                    <a:xfrm>
                      <a:off x="0" y="0"/>
                      <a:ext cx="2562583" cy="1276528"/>
                    </a:xfrm>
                    <a:prstGeom prst="rect">
                      <a:avLst/>
                    </a:prstGeom>
                  </pic:spPr>
                </pic:pic>
              </a:graphicData>
            </a:graphic>
          </wp:inline>
        </w:drawing>
      </w:r>
    </w:p>
  </w:comment>
  <w:comment w:id="49" w:author="Yan Marquis" w:date="2024-03-01T13:51:00Z" w:initials="YM">
    <w:p w14:paraId="6337E230" w14:textId="77777777" w:rsidR="00E677D1" w:rsidRDefault="000E70BD" w:rsidP="00E677D1">
      <w:pPr>
        <w:pStyle w:val="CommentText"/>
        <w:rPr>
          <w:rFonts w:hint="eastAsia"/>
        </w:rPr>
      </w:pPr>
      <w:r>
        <w:rPr>
          <w:rStyle w:val="CommentReference"/>
          <w:rFonts w:hint="eastAsia"/>
        </w:rPr>
        <w:annotationRef/>
      </w:r>
      <w:r w:rsidR="00E677D1">
        <w:rPr>
          <w:rFonts w:hint="eastAsia"/>
        </w:rPr>
        <w:t xml:space="preserve">5854 </w:t>
      </w:r>
    </w:p>
    <w:p w14:paraId="71ED2BDE" w14:textId="56534337" w:rsidR="00E677D1" w:rsidRDefault="00E677D1" w:rsidP="00E677D1">
      <w:pPr>
        <w:pStyle w:val="CommentText"/>
        <w:rPr>
          <w:rFonts w:hint="eastAsia"/>
        </w:rPr>
      </w:pPr>
      <w:r>
        <w:rPr>
          <w:rFonts w:hint="eastAsia"/>
          <w:noProof/>
        </w:rPr>
        <w:drawing>
          <wp:inline distT="0" distB="0" distL="0" distR="0" wp14:anchorId="5346811A" wp14:editId="1BBD8715">
            <wp:extent cx="5744377" cy="1962424"/>
            <wp:effectExtent l="0" t="0" r="0" b="0"/>
            <wp:docPr id="1695273711"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73711" name="Picture 1695273711" descr="Image"/>
                    <pic:cNvPicPr/>
                  </pic:nvPicPr>
                  <pic:blipFill>
                    <a:blip r:embed="rId17">
                      <a:extLst>
                        <a:ext uri="{28A0092B-C50C-407E-A947-70E740481C1C}">
                          <a14:useLocalDpi xmlns:a14="http://schemas.microsoft.com/office/drawing/2010/main" val="0"/>
                        </a:ext>
                      </a:extLst>
                    </a:blip>
                    <a:stretch>
                      <a:fillRect/>
                    </a:stretch>
                  </pic:blipFill>
                  <pic:spPr>
                    <a:xfrm>
                      <a:off x="0" y="0"/>
                      <a:ext cx="5744377" cy="1962424"/>
                    </a:xfrm>
                    <a:prstGeom prst="rect">
                      <a:avLst/>
                    </a:prstGeom>
                  </pic:spPr>
                </pic:pic>
              </a:graphicData>
            </a:graphic>
          </wp:inline>
        </w:drawing>
      </w:r>
    </w:p>
    <w:p w14:paraId="32B8DB16" w14:textId="2518EC4B" w:rsidR="00E677D1" w:rsidRDefault="00E677D1" w:rsidP="00E677D1">
      <w:pPr>
        <w:pStyle w:val="CommentText"/>
        <w:rPr>
          <w:rFonts w:hint="eastAsia"/>
        </w:rPr>
      </w:pPr>
      <w:r>
        <w:rPr>
          <w:rFonts w:hint="eastAsia"/>
          <w:noProof/>
        </w:rPr>
        <w:drawing>
          <wp:inline distT="0" distB="0" distL="0" distR="0" wp14:anchorId="482DBCAE" wp14:editId="34FBDE67">
            <wp:extent cx="6120130" cy="535940"/>
            <wp:effectExtent l="0" t="0" r="0" b="0"/>
            <wp:docPr id="1828620053"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0053" name="Picture 1828620053" descr="Image"/>
                    <pic:cNvPicPr/>
                  </pic:nvPicPr>
                  <pic:blipFill>
                    <a:blip r:embed="rId18">
                      <a:extLst>
                        <a:ext uri="{28A0092B-C50C-407E-A947-70E740481C1C}">
                          <a14:useLocalDpi xmlns:a14="http://schemas.microsoft.com/office/drawing/2010/main" val="0"/>
                        </a:ext>
                      </a:extLst>
                    </a:blip>
                    <a:stretch>
                      <a:fillRect/>
                    </a:stretch>
                  </pic:blipFill>
                  <pic:spPr>
                    <a:xfrm>
                      <a:off x="0" y="0"/>
                      <a:ext cx="6120130" cy="535940"/>
                    </a:xfrm>
                    <a:prstGeom prst="rect">
                      <a:avLst/>
                    </a:prstGeom>
                  </pic:spPr>
                </pic:pic>
              </a:graphicData>
            </a:graphic>
          </wp:inline>
        </w:drawing>
      </w:r>
    </w:p>
    <w:p w14:paraId="78B9A325" w14:textId="77777777" w:rsidR="00E677D1" w:rsidRDefault="00E677D1" w:rsidP="00E677D1">
      <w:pPr>
        <w:pStyle w:val="CommentText"/>
        <w:rPr>
          <w:rFonts w:hint="eastAsia"/>
        </w:rPr>
      </w:pPr>
    </w:p>
    <w:p w14:paraId="1A08A4EB" w14:textId="77777777" w:rsidR="00E677D1" w:rsidRDefault="00E677D1" w:rsidP="00E677D1">
      <w:pPr>
        <w:pStyle w:val="CommentText"/>
        <w:rPr>
          <w:rFonts w:hint="eastAsia"/>
        </w:rPr>
      </w:pPr>
      <w:r>
        <w:rPr>
          <w:rFonts w:hint="eastAsia"/>
        </w:rPr>
        <w:t>flare up in anger?</w:t>
      </w:r>
    </w:p>
  </w:comment>
  <w:comment w:id="50" w:author="Yan Marquis" w:date="2024-03-03T10:01:00Z" w:initials="YM">
    <w:p w14:paraId="276AD7F1" w14:textId="77777777" w:rsidR="00E677D1" w:rsidRDefault="005C6D7D" w:rsidP="00E677D1">
      <w:pPr>
        <w:pStyle w:val="CommentText"/>
        <w:rPr>
          <w:rFonts w:hint="eastAsia"/>
        </w:rPr>
      </w:pPr>
      <w:r>
        <w:rPr>
          <w:rStyle w:val="CommentReference"/>
          <w:rFonts w:hint="eastAsia"/>
        </w:rPr>
        <w:annotationRef/>
      </w:r>
      <w:r w:rsidR="00E677D1">
        <w:rPr>
          <w:rFonts w:hint="eastAsia"/>
        </w:rPr>
        <w:t>5855</w:t>
      </w:r>
    </w:p>
    <w:p w14:paraId="48EB049A" w14:textId="77777777" w:rsidR="00E677D1" w:rsidRDefault="00E677D1" w:rsidP="00E677D1">
      <w:pPr>
        <w:pStyle w:val="CommentText"/>
        <w:rPr>
          <w:rFonts w:hint="eastAsia"/>
        </w:rPr>
      </w:pPr>
    </w:p>
    <w:p w14:paraId="7B1C6FCB" w14:textId="77777777" w:rsidR="00E677D1" w:rsidRDefault="00E677D1" w:rsidP="00E677D1">
      <w:pPr>
        <w:pStyle w:val="CommentText"/>
        <w:rPr>
          <w:rFonts w:hint="eastAsia"/>
        </w:rPr>
      </w:pPr>
      <w:r>
        <w:rPr>
          <w:rFonts w:hint="eastAsia"/>
        </w:rPr>
        <w:t>spies, spikes, corn ears</w:t>
      </w:r>
    </w:p>
    <w:p w14:paraId="0CF9B583" w14:textId="77777777" w:rsidR="00E677D1" w:rsidRDefault="00E677D1" w:rsidP="00E677D1">
      <w:pPr>
        <w:pStyle w:val="CommentText"/>
        <w:rPr>
          <w:rFonts w:hint="eastAsia"/>
        </w:rPr>
      </w:pPr>
    </w:p>
    <w:p w14:paraId="55AC831E" w14:textId="140F47CC" w:rsidR="00E677D1" w:rsidRDefault="00E677D1" w:rsidP="00E677D1">
      <w:pPr>
        <w:pStyle w:val="CommentText"/>
        <w:rPr>
          <w:rFonts w:hint="eastAsia"/>
        </w:rPr>
      </w:pPr>
      <w:r>
        <w:rPr>
          <w:noProof/>
        </w:rPr>
        <w:drawing>
          <wp:inline distT="0" distB="0" distL="0" distR="0" wp14:anchorId="29421921" wp14:editId="6A37782E">
            <wp:extent cx="6030167" cy="2210108"/>
            <wp:effectExtent l="0" t="0" r="0" b="0"/>
            <wp:docPr id="1712775626"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5626" name="Picture 1712775626" descr="Image"/>
                    <pic:cNvPicPr/>
                  </pic:nvPicPr>
                  <pic:blipFill>
                    <a:blip r:embed="rId19">
                      <a:extLst>
                        <a:ext uri="{28A0092B-C50C-407E-A947-70E740481C1C}">
                          <a14:useLocalDpi xmlns:a14="http://schemas.microsoft.com/office/drawing/2010/main" val="0"/>
                        </a:ext>
                      </a:extLst>
                    </a:blip>
                    <a:stretch>
                      <a:fillRect/>
                    </a:stretch>
                  </pic:blipFill>
                  <pic:spPr>
                    <a:xfrm>
                      <a:off x="0" y="0"/>
                      <a:ext cx="6030167" cy="2210108"/>
                    </a:xfrm>
                    <a:prstGeom prst="rect">
                      <a:avLst/>
                    </a:prstGeom>
                  </pic:spPr>
                </pic:pic>
              </a:graphicData>
            </a:graphic>
          </wp:inline>
        </w:drawing>
      </w:r>
    </w:p>
  </w:comment>
  <w:comment w:id="51" w:author="Yan Marquis" w:date="2024-03-03T10:01:00Z" w:initials="YM">
    <w:p w14:paraId="7D666CBB" w14:textId="578CA250" w:rsidR="005C6D7D" w:rsidRDefault="005C6D7D" w:rsidP="005C6D7D">
      <w:pPr>
        <w:pStyle w:val="CommentText"/>
        <w:rPr>
          <w:rFonts w:hint="eastAsia"/>
        </w:rPr>
      </w:pPr>
      <w:r>
        <w:rPr>
          <w:rStyle w:val="CommentReference"/>
          <w:rFonts w:hint="eastAsia"/>
        </w:rPr>
        <w:annotationRef/>
      </w:r>
      <w:r>
        <w:rPr>
          <w:rFonts w:hint="eastAsia"/>
        </w:rPr>
        <w:t>aspies?</w:t>
      </w:r>
    </w:p>
  </w:comment>
  <w:comment w:id="52" w:author="Yan Marquis" w:date="2024-03-03T10:46:00Z" w:initials="YM">
    <w:p w14:paraId="55A6453C" w14:textId="77777777" w:rsidR="00E677D1" w:rsidRDefault="00C36243" w:rsidP="00E677D1">
      <w:pPr>
        <w:pStyle w:val="CommentText"/>
        <w:rPr>
          <w:rFonts w:hint="eastAsia"/>
        </w:rPr>
      </w:pPr>
      <w:r>
        <w:rPr>
          <w:rStyle w:val="CommentReference"/>
          <w:rFonts w:hint="eastAsia"/>
        </w:rPr>
        <w:annotationRef/>
      </w:r>
      <w:r w:rsidR="00E677D1">
        <w:rPr>
          <w:rFonts w:hint="eastAsia"/>
        </w:rPr>
        <w:t xml:space="preserve">5859 </w:t>
      </w:r>
    </w:p>
  </w:comment>
  <w:comment w:id="53" w:author="Yan Marquis" w:date="2024-03-03T10:50:00Z" w:initials="YM">
    <w:p w14:paraId="412C7C27" w14:textId="77777777" w:rsidR="00FC0DD9" w:rsidRDefault="00C36243" w:rsidP="00FC0DD9">
      <w:pPr>
        <w:pStyle w:val="CommentText"/>
        <w:rPr>
          <w:rFonts w:hint="eastAsia"/>
        </w:rPr>
      </w:pPr>
      <w:r>
        <w:rPr>
          <w:rStyle w:val="CommentReference"/>
          <w:rFonts w:hint="eastAsia"/>
        </w:rPr>
        <w:annotationRef/>
      </w:r>
      <w:r w:rsidR="00FC0DD9">
        <w:rPr>
          <w:rFonts w:hint="eastAsia"/>
        </w:rPr>
        <w:t>DJA V</w:t>
      </w:r>
      <w:r w:rsidR="00FC0DD9">
        <w:rPr>
          <w:rFonts w:hint="eastAsia"/>
        </w:rPr>
        <w:t>’</w:t>
      </w:r>
      <w:r w:rsidR="00FC0DD9">
        <w:rPr>
          <w:rFonts w:hint="eastAsia"/>
        </w:rPr>
        <w:t>lin = V</w:t>
      </w:r>
      <w:r w:rsidR="00FC0DD9">
        <w:rPr>
          <w:rFonts w:hint="eastAsia"/>
        </w:rPr>
        <w:t>’</w:t>
      </w:r>
      <w:r w:rsidR="00FC0DD9">
        <w:rPr>
          <w:rFonts w:hint="eastAsia"/>
        </w:rPr>
        <w:t>nin = poison/venom</w:t>
      </w:r>
    </w:p>
  </w:comment>
  <w:comment w:id="54" w:author="Yan Marquis" w:date="2024-03-04T13:14:00Z" w:initials="YM">
    <w:p w14:paraId="04B47A08" w14:textId="7219E853" w:rsidR="00E677D1" w:rsidRDefault="007E0684" w:rsidP="00E677D1">
      <w:pPr>
        <w:pStyle w:val="CommentText"/>
        <w:rPr>
          <w:rFonts w:hint="eastAsia"/>
        </w:rPr>
      </w:pPr>
      <w:r>
        <w:rPr>
          <w:rStyle w:val="CommentReference"/>
          <w:rFonts w:hint="eastAsia"/>
        </w:rPr>
        <w:annotationRef/>
      </w:r>
      <w:r w:rsidR="00E677D1">
        <w:rPr>
          <w:rFonts w:hint="eastAsia"/>
        </w:rPr>
        <w:t>5859</w:t>
      </w:r>
    </w:p>
    <w:p w14:paraId="13E015D4" w14:textId="77777777" w:rsidR="00E677D1" w:rsidRDefault="00E677D1" w:rsidP="00E677D1">
      <w:pPr>
        <w:pStyle w:val="CommentText"/>
        <w:rPr>
          <w:rFonts w:hint="eastAsia"/>
        </w:rPr>
      </w:pPr>
      <w:r>
        <w:rPr>
          <w:rFonts w:hint="eastAsia"/>
        </w:rPr>
        <w:t>Mouoju = present indicative eat in some Norman varieties.</w:t>
      </w:r>
    </w:p>
  </w:comment>
  <w:comment w:id="55" w:author="Yan Marquis" w:date="2024-03-04T13:14:00Z" w:initials="YM">
    <w:p w14:paraId="066658C7" w14:textId="73208FA5" w:rsidR="00E677D1" w:rsidRDefault="007E0684" w:rsidP="00E677D1">
      <w:pPr>
        <w:pStyle w:val="CommentText"/>
        <w:rPr>
          <w:rFonts w:hint="eastAsia"/>
        </w:rPr>
      </w:pPr>
      <w:r>
        <w:rPr>
          <w:rStyle w:val="CommentReference"/>
          <w:rFonts w:hint="eastAsia"/>
        </w:rPr>
        <w:annotationRef/>
      </w:r>
      <w:r w:rsidR="00E677D1">
        <w:rPr>
          <w:noProof/>
        </w:rPr>
        <w:drawing>
          <wp:inline distT="0" distB="0" distL="0" distR="0" wp14:anchorId="7074B262" wp14:editId="4D333424">
            <wp:extent cx="3915321" cy="1476581"/>
            <wp:effectExtent l="0" t="0" r="0" b="0"/>
            <wp:docPr id="1713330869"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0869" name="Picture 1713330869" descr="Image"/>
                    <pic:cNvPicPr/>
                  </pic:nvPicPr>
                  <pic:blipFill>
                    <a:blip r:embed="rId20">
                      <a:extLst>
                        <a:ext uri="{28A0092B-C50C-407E-A947-70E740481C1C}">
                          <a14:useLocalDpi xmlns:a14="http://schemas.microsoft.com/office/drawing/2010/main" val="0"/>
                        </a:ext>
                      </a:extLst>
                    </a:blip>
                    <a:stretch>
                      <a:fillRect/>
                    </a:stretch>
                  </pic:blipFill>
                  <pic:spPr>
                    <a:xfrm>
                      <a:off x="0" y="0"/>
                      <a:ext cx="3915321" cy="1476581"/>
                    </a:xfrm>
                    <a:prstGeom prst="rect">
                      <a:avLst/>
                    </a:prstGeom>
                  </pic:spPr>
                </pic:pic>
              </a:graphicData>
            </a:graphic>
          </wp:inline>
        </w:drawing>
      </w:r>
    </w:p>
  </w:comment>
  <w:comment w:id="56" w:author="Yan Marquis" w:date="2024-03-04T13:52:00Z" w:initials="YM">
    <w:p w14:paraId="5CB7DD9F" w14:textId="77777777" w:rsidR="00F33548" w:rsidRDefault="008D76E8" w:rsidP="00F33548">
      <w:pPr>
        <w:pStyle w:val="CommentText"/>
        <w:ind w:left="200"/>
        <w:rPr>
          <w:rFonts w:hint="eastAsia"/>
        </w:rPr>
      </w:pPr>
      <w:r>
        <w:rPr>
          <w:rStyle w:val="CommentReference"/>
          <w:rFonts w:hint="eastAsia"/>
        </w:rPr>
        <w:annotationRef/>
      </w:r>
      <w:r w:rsidR="00F33548">
        <w:rPr>
          <w:rFonts w:hint="eastAsia"/>
        </w:rPr>
        <w:t>5861</w:t>
      </w:r>
    </w:p>
    <w:p w14:paraId="14BE055D" w14:textId="77777777" w:rsidR="00F33548" w:rsidRDefault="00F33548" w:rsidP="00F33548">
      <w:pPr>
        <w:pStyle w:val="CommentText"/>
        <w:ind w:left="200"/>
        <w:rPr>
          <w:rFonts w:hint="eastAsia"/>
        </w:rPr>
      </w:pPr>
      <w:r>
        <w:rPr>
          <w:rFonts w:hint="eastAsia"/>
        </w:rPr>
        <w:t>glare with.</w:t>
      </w:r>
    </w:p>
    <w:p w14:paraId="58E08A24" w14:textId="77777777" w:rsidR="00F33548" w:rsidRDefault="00F33548" w:rsidP="00F33548">
      <w:pPr>
        <w:pStyle w:val="CommentText"/>
        <w:rPr>
          <w:rFonts w:hint="eastAsia"/>
        </w:rPr>
      </w:pPr>
    </w:p>
    <w:p w14:paraId="7A6CF4EE" w14:textId="7FAFD624" w:rsidR="00F33548" w:rsidRDefault="00F33548" w:rsidP="00F33548">
      <w:pPr>
        <w:pStyle w:val="CommentText"/>
        <w:rPr>
          <w:rFonts w:hint="eastAsia"/>
        </w:rPr>
      </w:pPr>
      <w:r>
        <w:rPr>
          <w:noProof/>
        </w:rPr>
        <w:drawing>
          <wp:inline distT="0" distB="0" distL="0" distR="0" wp14:anchorId="17B71BB7" wp14:editId="62A16130">
            <wp:extent cx="4296375" cy="1143160"/>
            <wp:effectExtent l="0" t="0" r="0" b="0"/>
            <wp:docPr id="170182487"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487" name="Picture 170182487" descr="Image"/>
                    <pic:cNvPicPr/>
                  </pic:nvPicPr>
                  <pic:blipFill>
                    <a:blip r:embed="rId21">
                      <a:extLst>
                        <a:ext uri="{28A0092B-C50C-407E-A947-70E740481C1C}">
                          <a14:useLocalDpi xmlns:a14="http://schemas.microsoft.com/office/drawing/2010/main" val="0"/>
                        </a:ext>
                      </a:extLst>
                    </a:blip>
                    <a:stretch>
                      <a:fillRect/>
                    </a:stretch>
                  </pic:blipFill>
                  <pic:spPr>
                    <a:xfrm>
                      <a:off x="0" y="0"/>
                      <a:ext cx="4296375" cy="1143160"/>
                    </a:xfrm>
                    <a:prstGeom prst="rect">
                      <a:avLst/>
                    </a:prstGeom>
                  </pic:spPr>
                </pic:pic>
              </a:graphicData>
            </a:graphic>
          </wp:inline>
        </w:drawing>
      </w:r>
    </w:p>
  </w:comment>
  <w:comment w:id="57" w:author="Yan Marquis" w:date="2024-03-04T13:59:00Z" w:initials="YM">
    <w:p w14:paraId="20953306" w14:textId="77777777" w:rsidR="00F33548" w:rsidRDefault="008D76E8" w:rsidP="00F33548">
      <w:pPr>
        <w:pStyle w:val="CommentText"/>
        <w:rPr>
          <w:rFonts w:hint="eastAsia"/>
        </w:rPr>
      </w:pPr>
      <w:r>
        <w:rPr>
          <w:rStyle w:val="CommentReference"/>
          <w:rFonts w:hint="eastAsia"/>
        </w:rPr>
        <w:annotationRef/>
      </w:r>
      <w:r w:rsidR="00F33548">
        <w:rPr>
          <w:rFonts w:hint="eastAsia"/>
        </w:rPr>
        <w:t>pelu (rough individual)</w:t>
      </w:r>
    </w:p>
  </w:comment>
  <w:comment w:id="58" w:author="Yan Marquis" w:date="2024-03-04T17:59:00Z" w:initials="YM">
    <w:p w14:paraId="4C41F39E" w14:textId="77777777" w:rsidR="00F33548" w:rsidRDefault="00315088" w:rsidP="00F33548">
      <w:pPr>
        <w:pStyle w:val="CommentText"/>
        <w:rPr>
          <w:rFonts w:hint="eastAsia"/>
        </w:rPr>
      </w:pPr>
      <w:r>
        <w:rPr>
          <w:rStyle w:val="CommentReference"/>
          <w:rFonts w:hint="eastAsia"/>
        </w:rPr>
        <w:annotationRef/>
      </w:r>
      <w:r w:rsidR="00F33548">
        <w:rPr>
          <w:rFonts w:hint="eastAsia"/>
        </w:rPr>
        <w:t>5863</w:t>
      </w:r>
    </w:p>
    <w:p w14:paraId="192BDD9A" w14:textId="7AB8434B" w:rsidR="00F33548" w:rsidRDefault="00F33548" w:rsidP="00F33548">
      <w:pPr>
        <w:pStyle w:val="CommentText"/>
        <w:rPr>
          <w:rFonts w:hint="eastAsia"/>
        </w:rPr>
      </w:pPr>
      <w:r>
        <w:rPr>
          <w:rFonts w:hint="eastAsia"/>
          <w:noProof/>
        </w:rPr>
        <w:drawing>
          <wp:inline distT="0" distB="0" distL="0" distR="0" wp14:anchorId="09FA9BDF" wp14:editId="5139B515">
            <wp:extent cx="3543795" cy="1257475"/>
            <wp:effectExtent l="0" t="0" r="0" b="0"/>
            <wp:docPr id="256403518"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3518" name="Picture 256403518" descr="Image"/>
                    <pic:cNvPicPr/>
                  </pic:nvPicPr>
                  <pic:blipFill>
                    <a:blip r:embed="rId22">
                      <a:extLst>
                        <a:ext uri="{28A0092B-C50C-407E-A947-70E740481C1C}">
                          <a14:useLocalDpi xmlns:a14="http://schemas.microsoft.com/office/drawing/2010/main" val="0"/>
                        </a:ext>
                      </a:extLst>
                    </a:blip>
                    <a:stretch>
                      <a:fillRect/>
                    </a:stretch>
                  </pic:blipFill>
                  <pic:spPr>
                    <a:xfrm>
                      <a:off x="0" y="0"/>
                      <a:ext cx="3543795" cy="1257475"/>
                    </a:xfrm>
                    <a:prstGeom prst="rect">
                      <a:avLst/>
                    </a:prstGeom>
                  </pic:spPr>
                </pic:pic>
              </a:graphicData>
            </a:graphic>
          </wp:inline>
        </w:drawing>
      </w:r>
    </w:p>
    <w:p w14:paraId="42E11152" w14:textId="77777777" w:rsidR="00F33548" w:rsidRDefault="00F33548" w:rsidP="00F33548">
      <w:pPr>
        <w:pStyle w:val="CommentText"/>
        <w:rPr>
          <w:rFonts w:hint="eastAsia"/>
        </w:rPr>
      </w:pPr>
    </w:p>
    <w:p w14:paraId="7C9C80B4" w14:textId="77777777" w:rsidR="00F33548" w:rsidRDefault="00F33548" w:rsidP="00F33548">
      <w:pPr>
        <w:pStyle w:val="CommentText"/>
        <w:rPr>
          <w:rFonts w:hint="eastAsia"/>
        </w:rPr>
      </w:pPr>
      <w:r>
        <w:rPr>
          <w:rFonts w:hint="eastAsia"/>
        </w:rPr>
        <w:t>Sei gneurs?</w:t>
      </w:r>
    </w:p>
  </w:comment>
  <w:comment w:id="59" w:author="Yan Marquis" w:date="2024-03-04T18:36:00Z" w:initials="YM">
    <w:p w14:paraId="2ACC3938" w14:textId="77777777" w:rsidR="00F33548" w:rsidRDefault="00237E75" w:rsidP="00F33548">
      <w:pPr>
        <w:pStyle w:val="CommentText"/>
        <w:rPr>
          <w:rFonts w:hint="eastAsia"/>
        </w:rPr>
      </w:pPr>
      <w:r>
        <w:rPr>
          <w:rStyle w:val="CommentReference"/>
          <w:rFonts w:hint="eastAsia"/>
        </w:rPr>
        <w:annotationRef/>
      </w:r>
      <w:r w:rsidR="00F33548">
        <w:rPr>
          <w:rFonts w:hint="eastAsia"/>
        </w:rPr>
        <w:t>DJA rough with animals, brutal</w:t>
      </w:r>
    </w:p>
  </w:comment>
  <w:comment w:id="60" w:author="Yan Marquis" w:date="2024-03-04T18:36:00Z" w:initials="YM">
    <w:p w14:paraId="24AC9149" w14:textId="7A4781CA" w:rsidR="00237E75" w:rsidRDefault="00237E75" w:rsidP="00237E75">
      <w:pPr>
        <w:pStyle w:val="CommentText"/>
        <w:rPr>
          <w:rFonts w:hint="eastAsia"/>
        </w:rPr>
      </w:pPr>
      <w:r>
        <w:rPr>
          <w:rStyle w:val="CommentReference"/>
          <w:rFonts w:hint="eastAsia"/>
        </w:rPr>
        <w:annotationRef/>
      </w:r>
      <w:r>
        <w:rPr>
          <w:rFonts w:hint="eastAsia"/>
        </w:rPr>
        <w:t>5865</w:t>
      </w:r>
    </w:p>
  </w:comment>
  <w:comment w:id="61" w:author="Yan Marquis" w:date="2024-03-04T18:43:00Z" w:initials="YM">
    <w:p w14:paraId="0662D4F6" w14:textId="77777777" w:rsidR="002A62B1" w:rsidRDefault="002A62B1" w:rsidP="002A62B1">
      <w:pPr>
        <w:pStyle w:val="CommentText"/>
        <w:rPr>
          <w:rFonts w:hint="eastAsia"/>
        </w:rPr>
      </w:pPr>
      <w:r>
        <w:rPr>
          <w:rStyle w:val="CommentReference"/>
          <w:rFonts w:hint="eastAsia"/>
        </w:rPr>
        <w:annotationRef/>
      </w:r>
      <w:r>
        <w:rPr>
          <w:rFonts w:hint="eastAsia"/>
        </w:rPr>
        <w:t>5865</w:t>
      </w:r>
    </w:p>
    <w:p w14:paraId="31D0750F" w14:textId="5727CFBF" w:rsidR="002A62B1" w:rsidRDefault="002A62B1" w:rsidP="002A62B1">
      <w:pPr>
        <w:pStyle w:val="CommentText"/>
        <w:rPr>
          <w:rFonts w:hint="eastAsia"/>
        </w:rPr>
      </w:pPr>
      <w:r>
        <w:rPr>
          <w:noProof/>
        </w:rPr>
        <w:drawing>
          <wp:inline distT="0" distB="0" distL="0" distR="0" wp14:anchorId="2D59BC56" wp14:editId="38604454">
            <wp:extent cx="6120130" cy="839470"/>
            <wp:effectExtent l="0" t="0" r="0" b="0"/>
            <wp:docPr id="155873782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37827" name="Picture 1558737827" descr="Image"/>
                    <pic:cNvPicPr/>
                  </pic:nvPicPr>
                  <pic:blipFill>
                    <a:blip r:embed="rId23">
                      <a:extLst>
                        <a:ext uri="{28A0092B-C50C-407E-A947-70E740481C1C}">
                          <a14:useLocalDpi xmlns:a14="http://schemas.microsoft.com/office/drawing/2010/main" val="0"/>
                        </a:ext>
                      </a:extLst>
                    </a:blip>
                    <a:stretch>
                      <a:fillRect/>
                    </a:stretch>
                  </pic:blipFill>
                  <pic:spPr>
                    <a:xfrm>
                      <a:off x="0" y="0"/>
                      <a:ext cx="6120130" cy="839470"/>
                    </a:xfrm>
                    <a:prstGeom prst="rect">
                      <a:avLst/>
                    </a:prstGeom>
                  </pic:spPr>
                </pic:pic>
              </a:graphicData>
            </a:graphic>
          </wp:inline>
        </w:drawing>
      </w:r>
    </w:p>
  </w:comment>
  <w:comment w:id="62" w:author="Yan Marquis" w:date="2024-03-05T08:00:00Z" w:initials="YM">
    <w:p w14:paraId="4E3DCDA0" w14:textId="77777777" w:rsidR="004C6BDF" w:rsidRDefault="00B61DC9" w:rsidP="004C6BDF">
      <w:pPr>
        <w:pStyle w:val="CommentText"/>
        <w:rPr>
          <w:rFonts w:hint="eastAsia"/>
        </w:rPr>
      </w:pPr>
      <w:r>
        <w:rPr>
          <w:rStyle w:val="CommentReference"/>
          <w:rFonts w:hint="eastAsia"/>
        </w:rPr>
        <w:annotationRef/>
      </w:r>
      <w:r w:rsidR="004C6BDF">
        <w:rPr>
          <w:rFonts w:hint="eastAsia"/>
        </w:rPr>
        <w:t>This may be an error in the orginal? Jie preparerait = I</w:t>
      </w:r>
      <w:r w:rsidR="004C6BDF">
        <w:rPr>
          <w:rFonts w:hint="eastAsia"/>
        </w:rPr>
        <w:t>’</w:t>
      </w:r>
      <w:r w:rsidR="004C6BDF">
        <w:rPr>
          <w:rFonts w:hint="eastAsia"/>
        </w:rPr>
        <w:t xml:space="preserve">ll prepare? </w:t>
      </w:r>
    </w:p>
  </w:comment>
  <w:comment w:id="63" w:author="Yan Marquis" w:date="2024-03-05T08:49:00Z" w:initials="YM">
    <w:p w14:paraId="5004188E" w14:textId="77777777" w:rsidR="002E73FD" w:rsidRDefault="00CE7BDF" w:rsidP="002E73FD">
      <w:pPr>
        <w:pStyle w:val="CommentText"/>
        <w:rPr>
          <w:rFonts w:hint="eastAsia"/>
        </w:rPr>
      </w:pPr>
      <w:r>
        <w:rPr>
          <w:rStyle w:val="CommentReference"/>
          <w:rFonts w:hint="eastAsia"/>
        </w:rPr>
        <w:annotationRef/>
      </w:r>
      <w:r w:rsidR="002E73FD">
        <w:rPr>
          <w:rFonts w:hint="eastAsia"/>
        </w:rPr>
        <w:t>5868 dries us?</w:t>
      </w:r>
    </w:p>
  </w:comment>
  <w:comment w:id="64" w:author="Yan Marquis" w:date="2024-03-14T15:11:00Z" w:initials="YM">
    <w:p w14:paraId="78BCF319" w14:textId="77777777" w:rsidR="002E73FD" w:rsidRDefault="0053413F" w:rsidP="002E73FD">
      <w:pPr>
        <w:pStyle w:val="CommentText"/>
        <w:rPr>
          <w:rFonts w:hint="eastAsia"/>
        </w:rPr>
      </w:pPr>
      <w:r>
        <w:rPr>
          <w:rStyle w:val="CommentReference"/>
          <w:rFonts w:hint="eastAsia"/>
        </w:rPr>
        <w:annotationRef/>
      </w:r>
      <w:r w:rsidR="002E73FD">
        <w:rPr>
          <w:rFonts w:hint="eastAsia"/>
        </w:rPr>
        <w:t>‘</w:t>
      </w:r>
      <w:r w:rsidR="002E73FD">
        <w:rPr>
          <w:rFonts w:hint="eastAsia"/>
        </w:rPr>
        <w:t>... we pine for...</w:t>
      </w:r>
      <w:r w:rsidR="002E73FD">
        <w:rPr>
          <w:rFonts w:hint="eastAsia"/>
        </w:rPr>
        <w:t>’</w:t>
      </w:r>
      <w:r w:rsidR="002E73FD">
        <w:rPr>
          <w:rFonts w:hint="eastAsia"/>
        </w:rPr>
        <w:t xml:space="preserve"> </w:t>
      </w:r>
    </w:p>
    <w:p w14:paraId="03C7076A" w14:textId="45CBBA6C" w:rsidR="002E73FD" w:rsidRDefault="002E73FD" w:rsidP="002E73FD">
      <w:pPr>
        <w:pStyle w:val="CommentText"/>
        <w:rPr>
          <w:rFonts w:hint="eastAsia"/>
        </w:rPr>
      </w:pPr>
      <w:r>
        <w:rPr>
          <w:rFonts w:hint="eastAsia"/>
          <w:noProof/>
        </w:rPr>
        <w:drawing>
          <wp:inline distT="0" distB="0" distL="0" distR="0" wp14:anchorId="33BB8B31" wp14:editId="357BA4F9">
            <wp:extent cx="5801535" cy="962159"/>
            <wp:effectExtent l="0" t="0" r="0" b="0"/>
            <wp:docPr id="146859125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1257" name="Picture 1468591257" descr="Image"/>
                    <pic:cNvPicPr/>
                  </pic:nvPicPr>
                  <pic:blipFill>
                    <a:blip r:embed="rId24">
                      <a:extLst>
                        <a:ext uri="{28A0092B-C50C-407E-A947-70E740481C1C}">
                          <a14:useLocalDpi xmlns:a14="http://schemas.microsoft.com/office/drawing/2010/main" val="0"/>
                        </a:ext>
                      </a:extLst>
                    </a:blip>
                    <a:stretch>
                      <a:fillRect/>
                    </a:stretch>
                  </pic:blipFill>
                  <pic:spPr>
                    <a:xfrm>
                      <a:off x="0" y="0"/>
                      <a:ext cx="5801535" cy="962159"/>
                    </a:xfrm>
                    <a:prstGeom prst="rect">
                      <a:avLst/>
                    </a:prstGeom>
                  </pic:spPr>
                </pic:pic>
              </a:graphicData>
            </a:graphic>
          </wp:inline>
        </w:drawing>
      </w:r>
    </w:p>
    <w:p w14:paraId="05740E68" w14:textId="77777777" w:rsidR="002E73FD" w:rsidRDefault="002E73FD" w:rsidP="002E73FD">
      <w:pPr>
        <w:pStyle w:val="CommentText"/>
        <w:rPr>
          <w:rFonts w:hint="eastAsia"/>
        </w:rPr>
      </w:pPr>
    </w:p>
    <w:p w14:paraId="5059554A" w14:textId="77777777" w:rsidR="002E73FD" w:rsidRDefault="002E73FD" w:rsidP="002E73FD">
      <w:pPr>
        <w:pStyle w:val="CommentText"/>
        <w:rPr>
          <w:rFonts w:hint="eastAsia"/>
        </w:rPr>
      </w:pPr>
      <w:r>
        <w:rPr>
          <w:rFonts w:hint="eastAsia"/>
        </w:rPr>
        <w:t>This may be an error in translation?</w:t>
      </w:r>
    </w:p>
    <w:p w14:paraId="0E29E9DA" w14:textId="77777777" w:rsidR="002E73FD" w:rsidRDefault="002E73FD" w:rsidP="002E73FD">
      <w:pPr>
        <w:pStyle w:val="CommentText"/>
        <w:rPr>
          <w:rFonts w:hint="eastAsia"/>
        </w:rPr>
      </w:pPr>
    </w:p>
    <w:p w14:paraId="52B77F09" w14:textId="77777777" w:rsidR="002E73FD" w:rsidRDefault="002E73FD" w:rsidP="002E73FD">
      <w:pPr>
        <w:pStyle w:val="CommentText"/>
        <w:rPr>
          <w:rFonts w:hint="eastAsia"/>
        </w:rPr>
      </w:pPr>
      <w:r>
        <w:rPr>
          <w:rFonts w:hint="eastAsia"/>
        </w:rPr>
        <w:t>‘</w:t>
      </w:r>
      <w:r>
        <w:rPr>
          <w:rFonts w:hint="eastAsia"/>
        </w:rPr>
        <w:t>to pine</w:t>
      </w:r>
      <w:r>
        <w:rPr>
          <w:rFonts w:hint="eastAsia"/>
        </w:rPr>
        <w:t>’</w:t>
      </w:r>
      <w:r>
        <w:rPr>
          <w:rFonts w:hint="eastAsia"/>
        </w:rPr>
        <w:t xml:space="preserve"> is to cause to waste away?</w:t>
      </w:r>
    </w:p>
  </w:comment>
  <w:comment w:id="66" w:author="Yan Marquis" w:date="2024-03-05T09:35:00Z" w:initials="YM">
    <w:p w14:paraId="0A1CAA3D" w14:textId="77777777" w:rsidR="00FC0DD9" w:rsidRDefault="00C22093" w:rsidP="00FC0DD9">
      <w:pPr>
        <w:pStyle w:val="CommentText"/>
        <w:rPr>
          <w:rFonts w:hint="eastAsia"/>
        </w:rPr>
      </w:pPr>
      <w:r>
        <w:rPr>
          <w:rStyle w:val="CommentReference"/>
          <w:rFonts w:hint="eastAsia"/>
        </w:rPr>
        <w:annotationRef/>
      </w:r>
      <w:r w:rsidR="00FC0DD9">
        <w:rPr>
          <w:rFonts w:hint="eastAsia"/>
        </w:rPr>
        <w:t>gru-</w:t>
      </w:r>
      <w:r w:rsidR="00FC0DD9">
        <w:rPr>
          <w:rFonts w:hint="eastAsia"/>
        </w:rPr>
        <w:t>é</w:t>
      </w:r>
      <w:r w:rsidR="00FC0DD9">
        <w:rPr>
          <w:rFonts w:hint="eastAsia"/>
        </w:rPr>
        <w:t xml:space="preserve"> in Jerriais </w:t>
      </w:r>
    </w:p>
  </w:comment>
  <w:comment w:id="67" w:author="Yan Marquis" w:date="2024-03-06T07:36:00Z" w:initials="YM">
    <w:p w14:paraId="6252DABC" w14:textId="7779ACB3" w:rsidR="00E00A17" w:rsidRDefault="002421C1" w:rsidP="00E00A17">
      <w:pPr>
        <w:pStyle w:val="CommentText"/>
        <w:rPr>
          <w:rFonts w:hint="eastAsia"/>
        </w:rPr>
      </w:pPr>
      <w:r>
        <w:rPr>
          <w:rStyle w:val="CommentReference"/>
          <w:rFonts w:hint="eastAsia"/>
        </w:rPr>
        <w:annotationRef/>
      </w:r>
      <w:r w:rsidR="00E00A17">
        <w:rPr>
          <w:rFonts w:hint="eastAsia"/>
        </w:rPr>
        <w:t>5871</w:t>
      </w:r>
    </w:p>
    <w:p w14:paraId="1F9E4B05" w14:textId="6913A345" w:rsidR="00E00A17" w:rsidRDefault="00E00A17" w:rsidP="00E00A17">
      <w:pPr>
        <w:pStyle w:val="CommentText"/>
        <w:rPr>
          <w:rFonts w:hint="eastAsia"/>
        </w:rPr>
      </w:pPr>
      <w:r>
        <w:rPr>
          <w:rFonts w:hint="eastAsia"/>
          <w:noProof/>
        </w:rPr>
        <w:drawing>
          <wp:inline distT="0" distB="0" distL="0" distR="0" wp14:anchorId="316B6DFA" wp14:editId="45D0E38E">
            <wp:extent cx="6120130" cy="647700"/>
            <wp:effectExtent l="0" t="0" r="0" b="0"/>
            <wp:docPr id="338454699"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4699" name="Picture 338454699" descr="Image"/>
                    <pic:cNvPicPr/>
                  </pic:nvPicPr>
                  <pic:blipFill>
                    <a:blip r:embed="rId25">
                      <a:extLst>
                        <a:ext uri="{28A0092B-C50C-407E-A947-70E740481C1C}">
                          <a14:useLocalDpi xmlns:a14="http://schemas.microsoft.com/office/drawing/2010/main" val="0"/>
                        </a:ext>
                      </a:extLst>
                    </a:blip>
                    <a:stretch>
                      <a:fillRect/>
                    </a:stretch>
                  </pic:blipFill>
                  <pic:spPr>
                    <a:xfrm>
                      <a:off x="0" y="0"/>
                      <a:ext cx="6120130" cy="647700"/>
                    </a:xfrm>
                    <a:prstGeom prst="rect">
                      <a:avLst/>
                    </a:prstGeom>
                  </pic:spPr>
                </pic:pic>
              </a:graphicData>
            </a:graphic>
          </wp:inline>
        </w:drawing>
      </w:r>
    </w:p>
    <w:p w14:paraId="16B0C7CD" w14:textId="77777777" w:rsidR="00E00A17" w:rsidRDefault="00E00A17" w:rsidP="00E00A17">
      <w:pPr>
        <w:pStyle w:val="CommentText"/>
        <w:rPr>
          <w:rFonts w:hint="eastAsia"/>
        </w:rPr>
      </w:pPr>
    </w:p>
    <w:p w14:paraId="16EDB3CE" w14:textId="77777777" w:rsidR="00E00A17" w:rsidRDefault="00E00A17" w:rsidP="00E00A17">
      <w:pPr>
        <w:pStyle w:val="CommentText"/>
        <w:rPr>
          <w:rFonts w:hint="eastAsia"/>
        </w:rPr>
      </w:pPr>
      <w:r>
        <w:rPr>
          <w:rFonts w:hint="eastAsia"/>
          <w:color w:val="000000"/>
        </w:rPr>
        <w:t xml:space="preserve">Avalle et raklle sa haie su </w:t>
      </w:r>
      <w:r>
        <w:rPr>
          <w:rFonts w:hint="eastAsia"/>
          <w:strike/>
          <w:color w:val="000000"/>
        </w:rPr>
        <w:t>sen</w:t>
      </w:r>
      <w:r>
        <w:rPr>
          <w:rFonts w:hint="eastAsia"/>
          <w:color w:val="000000"/>
        </w:rPr>
        <w:t xml:space="preserve"> leux saien: </w:t>
      </w:r>
    </w:p>
    <w:p w14:paraId="38179F62" w14:textId="77777777" w:rsidR="00E00A17" w:rsidRDefault="00E00A17" w:rsidP="00E00A17">
      <w:pPr>
        <w:pStyle w:val="CommentText"/>
        <w:rPr>
          <w:rFonts w:hint="eastAsia"/>
        </w:rPr>
      </w:pPr>
      <w:r>
        <w:rPr>
          <w:rFonts w:hint="eastAsia"/>
        </w:rPr>
        <w:t>Swallow and scrape its (plough) beam on their bosom.</w:t>
      </w:r>
    </w:p>
    <w:p w14:paraId="7D4A3941" w14:textId="77777777" w:rsidR="00E00A17" w:rsidRDefault="00E00A17" w:rsidP="00E00A17">
      <w:pPr>
        <w:pStyle w:val="CommentText"/>
        <w:rPr>
          <w:rFonts w:hint="eastAsia"/>
        </w:rPr>
      </w:pPr>
    </w:p>
    <w:p w14:paraId="2A4BC890" w14:textId="77777777" w:rsidR="00E00A17" w:rsidRDefault="00E00A17" w:rsidP="00E00A17">
      <w:pPr>
        <w:pStyle w:val="CommentText"/>
        <w:rPr>
          <w:rFonts w:hint="eastAsia"/>
        </w:rPr>
      </w:pPr>
      <w:r>
        <w:rPr>
          <w:rFonts w:hint="eastAsia"/>
        </w:rPr>
        <w:t>While this isn</w:t>
      </w:r>
      <w:r>
        <w:rPr>
          <w:rFonts w:hint="eastAsia"/>
        </w:rPr>
        <w:t>’</w:t>
      </w:r>
      <w:r>
        <w:rPr>
          <w:rFonts w:hint="eastAsia"/>
        </w:rPr>
        <w:t>t a literal translation of the original Shakespaere, it may convey a similar meaning. There is hesitation between possives, sa &amp; sen vs. leux (its/his/her &amp; their), TM even crosses out in the script.</w:t>
      </w:r>
    </w:p>
  </w:comment>
  <w:comment w:id="68" w:author="Yan Marquis" w:date="2024-03-06T17:58:00Z" w:initials="YM">
    <w:p w14:paraId="18E6B850" w14:textId="067F1ABE" w:rsidR="004E263D" w:rsidRDefault="004E263D" w:rsidP="004E263D">
      <w:pPr>
        <w:pStyle w:val="CommentText"/>
        <w:rPr>
          <w:rFonts w:hint="eastAsia"/>
        </w:rPr>
      </w:pPr>
      <w:r>
        <w:rPr>
          <w:rStyle w:val="CommentReference"/>
          <w:rFonts w:hint="eastAsia"/>
        </w:rPr>
        <w:annotationRef/>
      </w:r>
      <w:r>
        <w:rPr>
          <w:rFonts w:hint="eastAsia"/>
        </w:rPr>
        <w:t>5872</w:t>
      </w:r>
    </w:p>
    <w:p w14:paraId="66398FF4" w14:textId="77777777" w:rsidR="004E263D" w:rsidRDefault="004E263D" w:rsidP="004E263D">
      <w:pPr>
        <w:pStyle w:val="CommentText"/>
        <w:rPr>
          <w:rFonts w:hint="eastAsia"/>
        </w:rPr>
      </w:pPr>
    </w:p>
    <w:p w14:paraId="49547B00" w14:textId="6719CD03" w:rsidR="004E263D" w:rsidRDefault="004E263D" w:rsidP="004E263D">
      <w:pPr>
        <w:pStyle w:val="CommentText"/>
        <w:rPr>
          <w:rFonts w:hint="eastAsia"/>
        </w:rPr>
      </w:pPr>
      <w:r>
        <w:rPr>
          <w:rFonts w:hint="eastAsia"/>
          <w:noProof/>
        </w:rPr>
        <w:drawing>
          <wp:inline distT="0" distB="0" distL="0" distR="0" wp14:anchorId="63DAD61D" wp14:editId="47A2B50C">
            <wp:extent cx="6120130" cy="939800"/>
            <wp:effectExtent l="0" t="0" r="0" b="0"/>
            <wp:docPr id="1820470806"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0806" name="Picture 1820470806" descr="Image"/>
                    <pic:cNvPicPr/>
                  </pic:nvPicPr>
                  <pic:blipFill>
                    <a:blip r:embed="rId26">
                      <a:extLst>
                        <a:ext uri="{28A0092B-C50C-407E-A947-70E740481C1C}">
                          <a14:useLocalDpi xmlns:a14="http://schemas.microsoft.com/office/drawing/2010/main" val="0"/>
                        </a:ext>
                      </a:extLst>
                    </a:blip>
                    <a:stretch>
                      <a:fillRect/>
                    </a:stretch>
                  </pic:blipFill>
                  <pic:spPr>
                    <a:xfrm>
                      <a:off x="0" y="0"/>
                      <a:ext cx="6120130" cy="939800"/>
                    </a:xfrm>
                    <a:prstGeom prst="rect">
                      <a:avLst/>
                    </a:prstGeom>
                  </pic:spPr>
                </pic:pic>
              </a:graphicData>
            </a:graphic>
          </wp:inline>
        </w:drawing>
      </w:r>
    </w:p>
    <w:p w14:paraId="48FF9667" w14:textId="77777777" w:rsidR="004E263D" w:rsidRDefault="004E263D" w:rsidP="004E263D">
      <w:pPr>
        <w:pStyle w:val="CommentText"/>
        <w:rPr>
          <w:rFonts w:hint="eastAsia"/>
        </w:rPr>
      </w:pPr>
    </w:p>
    <w:p w14:paraId="6B2A9295" w14:textId="77777777" w:rsidR="004E263D" w:rsidRDefault="004E263D" w:rsidP="004E263D">
      <w:pPr>
        <w:pStyle w:val="CommentText"/>
        <w:rPr>
          <w:rFonts w:hint="eastAsia"/>
        </w:rPr>
      </w:pPr>
      <w:r>
        <w:rPr>
          <w:rFonts w:hint="eastAsia"/>
        </w:rPr>
        <w:t>unexpected syntax</w:t>
      </w:r>
    </w:p>
  </w:comment>
  <w:comment w:id="69" w:author="Yan Marquis" w:date="2024-03-14T17:06:00Z" w:initials="YM">
    <w:p w14:paraId="4D0BA4DB" w14:textId="77777777" w:rsidR="00E00A17" w:rsidRDefault="00E00A17" w:rsidP="00E00A17">
      <w:pPr>
        <w:pStyle w:val="CommentText"/>
        <w:rPr>
          <w:rFonts w:hint="eastAsia"/>
        </w:rPr>
      </w:pPr>
      <w:r>
        <w:rPr>
          <w:rStyle w:val="CommentReference"/>
          <w:rFonts w:hint="eastAsia"/>
        </w:rPr>
        <w:annotationRef/>
      </w:r>
      <w:r>
        <w:rPr>
          <w:rFonts w:hint="eastAsia"/>
        </w:rPr>
        <w:t>Unusual construction in script, Y en a, or Yaen a might be expected.</w:t>
      </w:r>
    </w:p>
  </w:comment>
  <w:comment w:id="70" w:author="Yan Marquis" w:date="2024-03-07T09:15:00Z" w:initials="YM">
    <w:p w14:paraId="1A71A867" w14:textId="77777777" w:rsidR="00E00A17" w:rsidRDefault="00520368" w:rsidP="00E00A17">
      <w:pPr>
        <w:pStyle w:val="CommentText"/>
        <w:rPr>
          <w:rFonts w:hint="eastAsia"/>
        </w:rPr>
      </w:pPr>
      <w:r>
        <w:rPr>
          <w:rStyle w:val="CommentReference"/>
          <w:rFonts w:hint="eastAsia"/>
        </w:rPr>
        <w:annotationRef/>
      </w:r>
      <w:r w:rsidR="00E00A17">
        <w:rPr>
          <w:rFonts w:hint="eastAsia"/>
        </w:rPr>
        <w:t xml:space="preserve">5872 </w:t>
      </w:r>
    </w:p>
    <w:p w14:paraId="155632B0" w14:textId="77777777" w:rsidR="00E00A17" w:rsidRDefault="00E00A17" w:rsidP="00E00A17">
      <w:pPr>
        <w:pStyle w:val="CommentText"/>
        <w:rPr>
          <w:rFonts w:hint="eastAsia"/>
        </w:rPr>
      </w:pPr>
    </w:p>
    <w:p w14:paraId="26E3576A" w14:textId="097E6710" w:rsidR="00E00A17" w:rsidRDefault="00E00A17" w:rsidP="00E00A17">
      <w:pPr>
        <w:pStyle w:val="CommentText"/>
        <w:rPr>
          <w:rFonts w:hint="eastAsia"/>
        </w:rPr>
      </w:pPr>
      <w:r>
        <w:rPr>
          <w:rFonts w:hint="eastAsia"/>
          <w:noProof/>
        </w:rPr>
        <w:drawing>
          <wp:inline distT="0" distB="0" distL="0" distR="0" wp14:anchorId="5144845D" wp14:editId="7827F13F">
            <wp:extent cx="6120130" cy="1394460"/>
            <wp:effectExtent l="0" t="0" r="0" b="0"/>
            <wp:docPr id="1256821903"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21903" name="Picture 1256821903" descr="Image"/>
                    <pic:cNvPicPr/>
                  </pic:nvPicPr>
                  <pic:blipFill>
                    <a:blip r:embed="rId27">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inline>
        </w:drawing>
      </w:r>
    </w:p>
    <w:p w14:paraId="7A9D504D" w14:textId="77777777" w:rsidR="00E00A17" w:rsidRDefault="00E00A17" w:rsidP="00E00A17">
      <w:pPr>
        <w:pStyle w:val="CommentText"/>
        <w:rPr>
          <w:rFonts w:hint="eastAsia"/>
        </w:rPr>
      </w:pPr>
    </w:p>
    <w:p w14:paraId="6A0440FF" w14:textId="77777777" w:rsidR="00E00A17" w:rsidRDefault="00E00A17" w:rsidP="00E00A17">
      <w:pPr>
        <w:pStyle w:val="CommentText"/>
        <w:rPr>
          <w:rFonts w:hint="eastAsia"/>
        </w:rPr>
      </w:pPr>
      <w:r>
        <w:rPr>
          <w:rFonts w:hint="eastAsia"/>
        </w:rPr>
        <w:t>What is this</w:t>
      </w:r>
    </w:p>
  </w:comment>
  <w:comment w:id="71" w:author="Yan Marquis" w:date="2024-03-07T09:39:00Z" w:initials="YM">
    <w:p w14:paraId="6F83F86A" w14:textId="2F66F508" w:rsidR="00AC1FC9" w:rsidRDefault="00AC1FC9" w:rsidP="00AC1FC9">
      <w:pPr>
        <w:pStyle w:val="CommentText"/>
        <w:rPr>
          <w:rFonts w:hint="eastAsia"/>
        </w:rPr>
      </w:pPr>
      <w:r>
        <w:rPr>
          <w:rStyle w:val="CommentReference"/>
          <w:rFonts w:hint="eastAsia"/>
        </w:rPr>
        <w:annotationRef/>
      </w:r>
      <w:r>
        <w:rPr>
          <w:rFonts w:hint="eastAsia"/>
        </w:rPr>
        <w:t>5873</w:t>
      </w:r>
    </w:p>
    <w:p w14:paraId="34DDEDF9" w14:textId="77777777" w:rsidR="00AC1FC9" w:rsidRDefault="00AC1FC9" w:rsidP="00AC1FC9">
      <w:pPr>
        <w:pStyle w:val="CommentText"/>
        <w:rPr>
          <w:rFonts w:hint="eastAsia"/>
        </w:rPr>
      </w:pPr>
    </w:p>
    <w:p w14:paraId="0CECABBD" w14:textId="77AA82C1" w:rsidR="00AC1FC9" w:rsidRDefault="00AC1FC9" w:rsidP="00AC1FC9">
      <w:pPr>
        <w:pStyle w:val="CommentText"/>
        <w:rPr>
          <w:rFonts w:hint="eastAsia"/>
        </w:rPr>
      </w:pPr>
      <w:r>
        <w:rPr>
          <w:noProof/>
        </w:rPr>
        <w:drawing>
          <wp:inline distT="0" distB="0" distL="0" distR="0" wp14:anchorId="636720C5" wp14:editId="5432B36F">
            <wp:extent cx="2648320" cy="1143160"/>
            <wp:effectExtent l="0" t="0" r="0" b="0"/>
            <wp:docPr id="282649390"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390" name="Picture 282649390" descr="Image"/>
                    <pic:cNvPicPr/>
                  </pic:nvPicPr>
                  <pic:blipFill>
                    <a:blip r:embed="rId28">
                      <a:extLst>
                        <a:ext uri="{28A0092B-C50C-407E-A947-70E740481C1C}">
                          <a14:useLocalDpi xmlns:a14="http://schemas.microsoft.com/office/drawing/2010/main" val="0"/>
                        </a:ext>
                      </a:extLst>
                    </a:blip>
                    <a:stretch>
                      <a:fillRect/>
                    </a:stretch>
                  </pic:blipFill>
                  <pic:spPr>
                    <a:xfrm>
                      <a:off x="0" y="0"/>
                      <a:ext cx="2648320" cy="1143160"/>
                    </a:xfrm>
                    <a:prstGeom prst="rect">
                      <a:avLst/>
                    </a:prstGeom>
                  </pic:spPr>
                </pic:pic>
              </a:graphicData>
            </a:graphic>
          </wp:inline>
        </w:drawing>
      </w:r>
    </w:p>
  </w:comment>
  <w:comment w:id="72" w:author="Yan Marquis" w:date="2024-03-07T10:22:00Z" w:initials="YM">
    <w:p w14:paraId="2F1601B9" w14:textId="77777777" w:rsidR="00736240" w:rsidRDefault="001640C9" w:rsidP="00736240">
      <w:pPr>
        <w:pStyle w:val="CommentText"/>
        <w:rPr>
          <w:rFonts w:hint="eastAsia"/>
        </w:rPr>
      </w:pPr>
      <w:r>
        <w:rPr>
          <w:rStyle w:val="CommentReference"/>
          <w:rFonts w:hint="eastAsia"/>
        </w:rPr>
        <w:annotationRef/>
      </w:r>
      <w:r w:rsidR="00736240">
        <w:rPr>
          <w:rFonts w:hint="eastAsia"/>
        </w:rPr>
        <w:t>5874</w:t>
      </w:r>
    </w:p>
    <w:p w14:paraId="7A4CD49E" w14:textId="77777777" w:rsidR="00736240" w:rsidRDefault="00736240" w:rsidP="00736240">
      <w:pPr>
        <w:pStyle w:val="CommentText"/>
        <w:rPr>
          <w:rFonts w:hint="eastAsia"/>
        </w:rPr>
      </w:pPr>
    </w:p>
    <w:p w14:paraId="7085BD5D" w14:textId="723DD116" w:rsidR="00736240" w:rsidRDefault="00736240" w:rsidP="00736240">
      <w:pPr>
        <w:pStyle w:val="CommentText"/>
        <w:rPr>
          <w:rFonts w:hint="eastAsia"/>
        </w:rPr>
      </w:pPr>
      <w:r>
        <w:rPr>
          <w:rFonts w:hint="eastAsia"/>
          <w:noProof/>
        </w:rPr>
        <w:drawing>
          <wp:inline distT="0" distB="0" distL="0" distR="0" wp14:anchorId="488B2FE7" wp14:editId="5093F48F">
            <wp:extent cx="2648320" cy="1305107"/>
            <wp:effectExtent l="0" t="0" r="0" b="0"/>
            <wp:docPr id="1276179992"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9992" name="Picture 1276179992" descr="Image"/>
                    <pic:cNvPicPr/>
                  </pic:nvPicPr>
                  <pic:blipFill>
                    <a:blip r:embed="rId29">
                      <a:extLst>
                        <a:ext uri="{28A0092B-C50C-407E-A947-70E740481C1C}">
                          <a14:useLocalDpi xmlns:a14="http://schemas.microsoft.com/office/drawing/2010/main" val="0"/>
                        </a:ext>
                      </a:extLst>
                    </a:blip>
                    <a:stretch>
                      <a:fillRect/>
                    </a:stretch>
                  </pic:blipFill>
                  <pic:spPr>
                    <a:xfrm>
                      <a:off x="0" y="0"/>
                      <a:ext cx="2648320" cy="1305107"/>
                    </a:xfrm>
                    <a:prstGeom prst="rect">
                      <a:avLst/>
                    </a:prstGeom>
                  </pic:spPr>
                </pic:pic>
              </a:graphicData>
            </a:graphic>
          </wp:inline>
        </w:drawing>
      </w:r>
    </w:p>
    <w:p w14:paraId="55BE7E50" w14:textId="77777777" w:rsidR="00736240" w:rsidRDefault="00736240" w:rsidP="00736240">
      <w:pPr>
        <w:pStyle w:val="CommentText"/>
        <w:rPr>
          <w:rFonts w:hint="eastAsia"/>
        </w:rPr>
      </w:pPr>
    </w:p>
    <w:p w14:paraId="09AFB277" w14:textId="77777777" w:rsidR="00736240" w:rsidRDefault="00736240" w:rsidP="00736240">
      <w:pPr>
        <w:pStyle w:val="CommentText"/>
        <w:rPr>
          <w:rFonts w:hint="eastAsia"/>
        </w:rPr>
      </w:pPr>
      <w:r>
        <w:rPr>
          <w:rFonts w:hint="eastAsia"/>
        </w:rPr>
        <w:t>Bistai? Or Brûlai, Bruslai</w:t>
      </w:r>
    </w:p>
  </w:comment>
  <w:comment w:id="73" w:author="Yan Marquis" w:date="2024-03-14T17:22:00Z" w:initials="YM">
    <w:p w14:paraId="40262B14" w14:textId="77777777" w:rsidR="00163858" w:rsidRDefault="00163858" w:rsidP="00163858">
      <w:pPr>
        <w:pStyle w:val="CommentText"/>
        <w:rPr>
          <w:rFonts w:hint="eastAsia"/>
        </w:rPr>
      </w:pPr>
      <w:r>
        <w:rPr>
          <w:rStyle w:val="CommentReference"/>
          <w:rFonts w:hint="eastAsia"/>
        </w:rPr>
        <w:annotationRef/>
      </w:r>
      <w:r>
        <w:rPr>
          <w:rFonts w:hint="eastAsia"/>
        </w:rPr>
        <w:t>britai*? to make a noise, inflame?</w:t>
      </w:r>
    </w:p>
  </w:comment>
  <w:comment w:id="74" w:author="Yan Marquis" w:date="2024-03-07T19:21:00Z" w:initials="YM">
    <w:p w14:paraId="7CE6BC03" w14:textId="77777777" w:rsidR="00FC0DD9" w:rsidRDefault="002501CE" w:rsidP="00FC0DD9">
      <w:pPr>
        <w:pStyle w:val="CommentText"/>
        <w:rPr>
          <w:rFonts w:hint="eastAsia"/>
        </w:rPr>
      </w:pPr>
      <w:r>
        <w:rPr>
          <w:rStyle w:val="CommentReference"/>
          <w:rFonts w:hint="eastAsia"/>
        </w:rPr>
        <w:annotationRef/>
      </w:r>
      <w:r w:rsidR="00FC0DD9">
        <w:rPr>
          <w:rFonts w:hint="eastAsia"/>
        </w:rPr>
        <w:t>5878</w:t>
      </w:r>
    </w:p>
    <w:p w14:paraId="3AC7AC09" w14:textId="77777777" w:rsidR="00FC0DD9" w:rsidRDefault="00FC0DD9" w:rsidP="00FC0DD9">
      <w:pPr>
        <w:pStyle w:val="CommentText"/>
        <w:rPr>
          <w:rFonts w:hint="eastAsia"/>
        </w:rPr>
      </w:pPr>
    </w:p>
    <w:p w14:paraId="191FB34F" w14:textId="77777777" w:rsidR="00FC0DD9" w:rsidRDefault="00FC0DD9" w:rsidP="00FC0DD9">
      <w:pPr>
        <w:pStyle w:val="CommentText"/>
        <w:rPr>
          <w:rFonts w:hint="eastAsia"/>
        </w:rPr>
      </w:pPr>
      <w:r>
        <w:rPr>
          <w:rFonts w:hint="eastAsia"/>
        </w:rPr>
        <w:t>gyn?</w:t>
      </w:r>
    </w:p>
    <w:p w14:paraId="702E8F99" w14:textId="77777777" w:rsidR="00FC0DD9" w:rsidRDefault="00FC0DD9" w:rsidP="00FC0DD9">
      <w:pPr>
        <w:pStyle w:val="CommentText"/>
        <w:rPr>
          <w:rFonts w:hint="eastAsia"/>
        </w:rPr>
      </w:pPr>
    </w:p>
    <w:p w14:paraId="4547DFBC" w14:textId="2CA1D9C4" w:rsidR="00FC0DD9" w:rsidRDefault="00FC0DD9" w:rsidP="00FC0DD9">
      <w:pPr>
        <w:pStyle w:val="CommentText"/>
        <w:rPr>
          <w:rFonts w:hint="eastAsia"/>
        </w:rPr>
      </w:pPr>
      <w:r>
        <w:rPr>
          <w:rFonts w:hint="eastAsia"/>
          <w:noProof/>
        </w:rPr>
        <w:drawing>
          <wp:inline distT="0" distB="0" distL="0" distR="0" wp14:anchorId="582C0C9E" wp14:editId="18C4D697">
            <wp:extent cx="2238687" cy="1457528"/>
            <wp:effectExtent l="0" t="0" r="0" b="0"/>
            <wp:docPr id="19225295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29550" name="Picture 1922529550" descr="Image"/>
                    <pic:cNvPicPr/>
                  </pic:nvPicPr>
                  <pic:blipFill>
                    <a:blip r:embed="rId30">
                      <a:extLst>
                        <a:ext uri="{28A0092B-C50C-407E-A947-70E740481C1C}">
                          <a14:useLocalDpi xmlns:a14="http://schemas.microsoft.com/office/drawing/2010/main" val="0"/>
                        </a:ext>
                      </a:extLst>
                    </a:blip>
                    <a:stretch>
                      <a:fillRect/>
                    </a:stretch>
                  </pic:blipFill>
                  <pic:spPr>
                    <a:xfrm>
                      <a:off x="0" y="0"/>
                      <a:ext cx="2238687" cy="1457528"/>
                    </a:xfrm>
                    <a:prstGeom prst="rect">
                      <a:avLst/>
                    </a:prstGeom>
                  </pic:spPr>
                </pic:pic>
              </a:graphicData>
            </a:graphic>
          </wp:inline>
        </w:drawing>
      </w:r>
    </w:p>
    <w:p w14:paraId="715F1293" w14:textId="77777777" w:rsidR="00FC0DD9" w:rsidRDefault="00FC0DD9" w:rsidP="00FC0DD9">
      <w:pPr>
        <w:pStyle w:val="CommentText"/>
        <w:rPr>
          <w:rFonts w:hint="eastAsia"/>
        </w:rPr>
      </w:pPr>
    </w:p>
    <w:p w14:paraId="7DA9E20C" w14:textId="77777777" w:rsidR="00FC0DD9" w:rsidRDefault="00FC0DD9" w:rsidP="00FC0DD9">
      <w:pPr>
        <w:pStyle w:val="CommentText"/>
        <w:rPr>
          <w:rFonts w:hint="eastAsia"/>
        </w:rPr>
      </w:pPr>
      <w:r>
        <w:rPr>
          <w:rFonts w:hint="eastAsia"/>
        </w:rPr>
        <w:t>gin in original = a gin trap. TM may have borrowed this term, or it may well have been known in Gsy when he translated. MDeG = Ratchet (raquet), a rat trap?</w:t>
      </w:r>
    </w:p>
  </w:comment>
  <w:comment w:id="75" w:author="Yan Marquis" w:date="2024-03-07T19:34:00Z" w:initials="YM">
    <w:p w14:paraId="1C07FF6B" w14:textId="49F6AE94" w:rsidR="008B503F" w:rsidRDefault="00F7425E" w:rsidP="008B503F">
      <w:pPr>
        <w:pStyle w:val="CommentText"/>
        <w:rPr>
          <w:rFonts w:hint="eastAsia"/>
        </w:rPr>
      </w:pPr>
      <w:r>
        <w:rPr>
          <w:rStyle w:val="CommentReference"/>
          <w:rFonts w:hint="eastAsia"/>
        </w:rPr>
        <w:annotationRef/>
      </w:r>
      <w:r w:rsidR="008B503F">
        <w:rPr>
          <w:rFonts w:hint="eastAsia"/>
        </w:rPr>
        <w:t>5879</w:t>
      </w:r>
    </w:p>
    <w:p w14:paraId="79DE71DA" w14:textId="77777777" w:rsidR="008B503F" w:rsidRDefault="008B503F" w:rsidP="008B503F">
      <w:pPr>
        <w:pStyle w:val="CommentText"/>
        <w:rPr>
          <w:rFonts w:hint="eastAsia"/>
        </w:rPr>
      </w:pPr>
    </w:p>
    <w:p w14:paraId="65C2AB0F" w14:textId="43B4747E" w:rsidR="008B503F" w:rsidRDefault="008B503F" w:rsidP="008B503F">
      <w:pPr>
        <w:pStyle w:val="CommentText"/>
        <w:rPr>
          <w:rFonts w:hint="eastAsia"/>
        </w:rPr>
      </w:pPr>
      <w:r>
        <w:rPr>
          <w:rFonts w:hint="eastAsia"/>
          <w:noProof/>
        </w:rPr>
        <w:drawing>
          <wp:inline distT="0" distB="0" distL="0" distR="0" wp14:anchorId="7CE5E574" wp14:editId="0904B17C">
            <wp:extent cx="6120130" cy="882015"/>
            <wp:effectExtent l="0" t="0" r="0" b="0"/>
            <wp:docPr id="2117914073"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4073" name="Picture 2117914073" descr="Image"/>
                    <pic:cNvPicPr/>
                  </pic:nvPicPr>
                  <pic:blipFill>
                    <a:blip r:embed="rId31">
                      <a:extLst>
                        <a:ext uri="{28A0092B-C50C-407E-A947-70E740481C1C}">
                          <a14:useLocalDpi xmlns:a14="http://schemas.microsoft.com/office/drawing/2010/main" val="0"/>
                        </a:ext>
                      </a:extLst>
                    </a:blip>
                    <a:stretch>
                      <a:fillRect/>
                    </a:stretch>
                  </pic:blipFill>
                  <pic:spPr>
                    <a:xfrm>
                      <a:off x="0" y="0"/>
                      <a:ext cx="6120130" cy="882015"/>
                    </a:xfrm>
                    <a:prstGeom prst="rect">
                      <a:avLst/>
                    </a:prstGeom>
                  </pic:spPr>
                </pic:pic>
              </a:graphicData>
            </a:graphic>
          </wp:inline>
        </w:drawing>
      </w:r>
    </w:p>
    <w:p w14:paraId="23D6A904" w14:textId="77777777" w:rsidR="008B503F" w:rsidRDefault="008B503F" w:rsidP="008B503F">
      <w:pPr>
        <w:pStyle w:val="CommentText"/>
        <w:rPr>
          <w:rFonts w:hint="eastAsia"/>
        </w:rPr>
      </w:pPr>
      <w:r>
        <w:rPr>
          <w:rFonts w:hint="eastAsia"/>
        </w:rPr>
        <w:t>If not, would be a good sign. It seems TM hesitated writing at around this point, ven crossing out text, is sik non, sinon?</w:t>
      </w:r>
    </w:p>
  </w:comment>
  <w:comment w:id="76" w:author="Yan Marquis" w:date="2024-03-08T18:22:00Z" w:initials="YM">
    <w:p w14:paraId="5182C70E" w14:textId="77777777" w:rsidR="0061765D" w:rsidRDefault="0061765D" w:rsidP="0061765D">
      <w:pPr>
        <w:pStyle w:val="CommentText"/>
        <w:rPr>
          <w:rFonts w:hint="eastAsia"/>
        </w:rPr>
      </w:pPr>
      <w:r>
        <w:rPr>
          <w:rStyle w:val="CommentReference"/>
          <w:rFonts w:hint="eastAsia"/>
        </w:rPr>
        <w:annotationRef/>
      </w:r>
      <w:r>
        <w:rPr>
          <w:rFonts w:hint="eastAsia"/>
        </w:rPr>
        <w:t>5883</w:t>
      </w:r>
    </w:p>
    <w:p w14:paraId="211B4EA3" w14:textId="77777777" w:rsidR="0061765D" w:rsidRDefault="0061765D" w:rsidP="0061765D">
      <w:pPr>
        <w:pStyle w:val="CommentText"/>
        <w:rPr>
          <w:rFonts w:hint="eastAsia"/>
        </w:rPr>
      </w:pPr>
    </w:p>
    <w:p w14:paraId="1DE34B0B" w14:textId="4FB7D379" w:rsidR="0061765D" w:rsidRDefault="0061765D" w:rsidP="0061765D">
      <w:pPr>
        <w:pStyle w:val="CommentText"/>
        <w:rPr>
          <w:rFonts w:hint="eastAsia"/>
        </w:rPr>
      </w:pPr>
      <w:r>
        <w:rPr>
          <w:noProof/>
        </w:rPr>
        <w:drawing>
          <wp:inline distT="0" distB="0" distL="0" distR="0" wp14:anchorId="5A389D8D" wp14:editId="477006B3">
            <wp:extent cx="1600423" cy="1267002"/>
            <wp:effectExtent l="0" t="0" r="0" b="0"/>
            <wp:docPr id="55187598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5984" name="Picture 551875984" descr="Image"/>
                    <pic:cNvPicPr/>
                  </pic:nvPicPr>
                  <pic:blipFill>
                    <a:blip r:embed="rId32">
                      <a:extLst>
                        <a:ext uri="{28A0092B-C50C-407E-A947-70E740481C1C}">
                          <a14:useLocalDpi xmlns:a14="http://schemas.microsoft.com/office/drawing/2010/main" val="0"/>
                        </a:ext>
                      </a:extLst>
                    </a:blip>
                    <a:stretch>
                      <a:fillRect/>
                    </a:stretch>
                  </pic:blipFill>
                  <pic:spPr>
                    <a:xfrm>
                      <a:off x="0" y="0"/>
                      <a:ext cx="1600423" cy="1267002"/>
                    </a:xfrm>
                    <a:prstGeom prst="rect">
                      <a:avLst/>
                    </a:prstGeom>
                  </pic:spPr>
                </pic:pic>
              </a:graphicData>
            </a:graphic>
          </wp:inline>
        </w:drawing>
      </w:r>
    </w:p>
  </w:comment>
  <w:comment w:id="77" w:author="Yan Marquis" w:date="2024-03-08T18:27:00Z" w:initials="YM">
    <w:p w14:paraId="1156BD56" w14:textId="77777777" w:rsidR="00D40820" w:rsidRDefault="00D40820" w:rsidP="00D40820">
      <w:pPr>
        <w:pStyle w:val="CommentText"/>
        <w:rPr>
          <w:rFonts w:hint="eastAsia"/>
        </w:rPr>
      </w:pPr>
      <w:r>
        <w:rPr>
          <w:rStyle w:val="CommentReference"/>
          <w:rFonts w:hint="eastAsia"/>
        </w:rPr>
        <w:annotationRef/>
      </w:r>
      <w:r>
        <w:rPr>
          <w:rFonts w:hint="eastAsia"/>
        </w:rPr>
        <w:t>5884</w:t>
      </w:r>
    </w:p>
    <w:p w14:paraId="47AA529A" w14:textId="77777777" w:rsidR="00D40820" w:rsidRDefault="00D40820" w:rsidP="00D40820">
      <w:pPr>
        <w:pStyle w:val="CommentText"/>
        <w:rPr>
          <w:rFonts w:hint="eastAsia"/>
        </w:rPr>
      </w:pPr>
    </w:p>
    <w:p w14:paraId="7E846FB4" w14:textId="3B4C3CDA" w:rsidR="00D40820" w:rsidRDefault="00D40820" w:rsidP="00D40820">
      <w:pPr>
        <w:pStyle w:val="CommentText"/>
        <w:rPr>
          <w:rFonts w:hint="eastAsia"/>
        </w:rPr>
      </w:pPr>
      <w:r>
        <w:rPr>
          <w:noProof/>
        </w:rPr>
        <w:drawing>
          <wp:inline distT="0" distB="0" distL="0" distR="0" wp14:anchorId="76C73888" wp14:editId="05EC8FC6">
            <wp:extent cx="2981741" cy="1086002"/>
            <wp:effectExtent l="0" t="0" r="0" b="0"/>
            <wp:docPr id="234574647"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74647" name="Picture 234574647" descr="Image"/>
                    <pic:cNvPicPr/>
                  </pic:nvPicPr>
                  <pic:blipFill>
                    <a:blip r:embed="rId33">
                      <a:extLst>
                        <a:ext uri="{28A0092B-C50C-407E-A947-70E740481C1C}">
                          <a14:useLocalDpi xmlns:a14="http://schemas.microsoft.com/office/drawing/2010/main" val="0"/>
                        </a:ext>
                      </a:extLst>
                    </a:blip>
                    <a:stretch>
                      <a:fillRect/>
                    </a:stretch>
                  </pic:blipFill>
                  <pic:spPr>
                    <a:xfrm>
                      <a:off x="0" y="0"/>
                      <a:ext cx="2981741" cy="1086002"/>
                    </a:xfrm>
                    <a:prstGeom prst="rect">
                      <a:avLst/>
                    </a:prstGeom>
                  </pic:spPr>
                </pic:pic>
              </a:graphicData>
            </a:graphic>
          </wp:inline>
        </w:drawing>
      </w:r>
    </w:p>
  </w:comment>
  <w:comment w:id="78" w:author="Yan Marquis" w:date="2024-03-08T18:30:00Z" w:initials="YM">
    <w:p w14:paraId="2F80CD09" w14:textId="77777777" w:rsidR="00D40820" w:rsidRDefault="00D40820" w:rsidP="00D40820">
      <w:pPr>
        <w:pStyle w:val="CommentText"/>
        <w:rPr>
          <w:rFonts w:hint="eastAsia"/>
        </w:rPr>
      </w:pPr>
      <w:r>
        <w:rPr>
          <w:rStyle w:val="CommentReference"/>
          <w:rFonts w:hint="eastAsia"/>
        </w:rPr>
        <w:annotationRef/>
      </w:r>
      <w:r>
        <w:rPr>
          <w:rFonts w:hint="eastAsia"/>
        </w:rPr>
        <w:t>5884</w:t>
      </w:r>
    </w:p>
    <w:p w14:paraId="1A5FFB02" w14:textId="19B0D026" w:rsidR="00D40820" w:rsidRDefault="00D40820" w:rsidP="00D40820">
      <w:pPr>
        <w:pStyle w:val="CommentText"/>
        <w:rPr>
          <w:rFonts w:hint="eastAsia"/>
        </w:rPr>
      </w:pPr>
      <w:r>
        <w:rPr>
          <w:noProof/>
        </w:rPr>
        <w:drawing>
          <wp:inline distT="0" distB="0" distL="0" distR="0" wp14:anchorId="2F2E0504" wp14:editId="2D7B2772">
            <wp:extent cx="1914792" cy="876422"/>
            <wp:effectExtent l="0" t="0" r="0" b="0"/>
            <wp:docPr id="996044680"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4680" name="Picture 996044680" descr="Image"/>
                    <pic:cNvPicPr/>
                  </pic:nvPicPr>
                  <pic:blipFill>
                    <a:blip r:embed="rId34">
                      <a:extLst>
                        <a:ext uri="{28A0092B-C50C-407E-A947-70E740481C1C}">
                          <a14:useLocalDpi xmlns:a14="http://schemas.microsoft.com/office/drawing/2010/main" val="0"/>
                        </a:ext>
                      </a:extLst>
                    </a:blip>
                    <a:stretch>
                      <a:fillRect/>
                    </a:stretch>
                  </pic:blipFill>
                  <pic:spPr>
                    <a:xfrm>
                      <a:off x="0" y="0"/>
                      <a:ext cx="1914792" cy="876422"/>
                    </a:xfrm>
                    <a:prstGeom prst="rect">
                      <a:avLst/>
                    </a:prstGeom>
                  </pic:spPr>
                </pic:pic>
              </a:graphicData>
            </a:graphic>
          </wp:inline>
        </w:drawing>
      </w:r>
    </w:p>
  </w:comment>
  <w:comment w:id="79" w:author="Yan Marquis" w:date="2024-03-14T17:57:00Z" w:initials="YM">
    <w:p w14:paraId="26B18A25" w14:textId="77777777" w:rsidR="008B503F" w:rsidRDefault="008B503F" w:rsidP="008B503F">
      <w:pPr>
        <w:pStyle w:val="CommentText"/>
        <w:rPr>
          <w:rFonts w:hint="eastAsia"/>
        </w:rPr>
      </w:pPr>
      <w:r>
        <w:rPr>
          <w:rStyle w:val="CommentReference"/>
          <w:rFonts w:hint="eastAsia"/>
        </w:rPr>
        <w:annotationRef/>
      </w:r>
      <w:r>
        <w:rPr>
          <w:rFonts w:hint="eastAsia"/>
        </w:rPr>
        <w:t>Anglicism, or related to tupp</w:t>
      </w:r>
      <w:r>
        <w:rPr>
          <w:rFonts w:hint="eastAsia"/>
        </w:rPr>
        <w:t>é</w:t>
      </w:r>
      <w:r>
        <w:rPr>
          <w:rFonts w:hint="eastAsia"/>
        </w:rPr>
        <w:t>, boldness, cheek, quiff, crest?</w:t>
      </w:r>
    </w:p>
  </w:comment>
  <w:comment w:id="80" w:author="Yan Marquis" w:date="2024-03-08T18:39:00Z" w:initials="YM">
    <w:p w14:paraId="62360410" w14:textId="7396D449" w:rsidR="00577CD7" w:rsidRDefault="00577CD7" w:rsidP="00577CD7">
      <w:pPr>
        <w:pStyle w:val="CommentText"/>
        <w:rPr>
          <w:rFonts w:hint="eastAsia"/>
        </w:rPr>
      </w:pPr>
      <w:r>
        <w:rPr>
          <w:rStyle w:val="CommentReference"/>
          <w:rFonts w:hint="eastAsia"/>
        </w:rPr>
        <w:annotationRef/>
      </w:r>
      <w:r>
        <w:rPr>
          <w:rFonts w:hint="eastAsia"/>
        </w:rPr>
        <w:t>5885</w:t>
      </w:r>
    </w:p>
    <w:p w14:paraId="34B63697" w14:textId="35803109" w:rsidR="00577CD7" w:rsidRDefault="00577CD7" w:rsidP="00577CD7">
      <w:pPr>
        <w:pStyle w:val="CommentText"/>
        <w:rPr>
          <w:rFonts w:hint="eastAsia"/>
        </w:rPr>
      </w:pPr>
      <w:r>
        <w:rPr>
          <w:noProof/>
        </w:rPr>
        <w:drawing>
          <wp:inline distT="0" distB="0" distL="0" distR="0" wp14:anchorId="11E5E67C" wp14:editId="0051D841">
            <wp:extent cx="3696216" cy="1124107"/>
            <wp:effectExtent l="0" t="0" r="0" b="0"/>
            <wp:docPr id="1659571566"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566" name="Picture 1659571566" descr="Image"/>
                    <pic:cNvPicPr/>
                  </pic:nvPicPr>
                  <pic:blipFill>
                    <a:blip r:embed="rId35">
                      <a:extLst>
                        <a:ext uri="{28A0092B-C50C-407E-A947-70E740481C1C}">
                          <a14:useLocalDpi xmlns:a14="http://schemas.microsoft.com/office/drawing/2010/main" val="0"/>
                        </a:ext>
                      </a:extLst>
                    </a:blip>
                    <a:stretch>
                      <a:fillRect/>
                    </a:stretch>
                  </pic:blipFill>
                  <pic:spPr>
                    <a:xfrm>
                      <a:off x="0" y="0"/>
                      <a:ext cx="3696216" cy="1124107"/>
                    </a:xfrm>
                    <a:prstGeom prst="rect">
                      <a:avLst/>
                    </a:prstGeom>
                  </pic:spPr>
                </pic:pic>
              </a:graphicData>
            </a:graphic>
          </wp:inline>
        </w:drawing>
      </w:r>
    </w:p>
  </w:comment>
  <w:comment w:id="81" w:author="Yan Marquis" w:date="2024-03-08T18:41:00Z" w:initials="YM">
    <w:p w14:paraId="2D517899" w14:textId="77777777" w:rsidR="00577CD7" w:rsidRDefault="00577CD7" w:rsidP="00577CD7">
      <w:pPr>
        <w:pStyle w:val="CommentText"/>
        <w:rPr>
          <w:rFonts w:hint="eastAsia"/>
        </w:rPr>
      </w:pPr>
      <w:r>
        <w:rPr>
          <w:rStyle w:val="CommentReference"/>
          <w:rFonts w:hint="eastAsia"/>
        </w:rPr>
        <w:annotationRef/>
      </w:r>
      <w:r>
        <w:rPr>
          <w:rFonts w:hint="eastAsia"/>
        </w:rPr>
        <w:t>5885</w:t>
      </w:r>
    </w:p>
    <w:p w14:paraId="298C3F34" w14:textId="77777777" w:rsidR="00577CD7" w:rsidRDefault="00577CD7" w:rsidP="00577CD7">
      <w:pPr>
        <w:pStyle w:val="CommentText"/>
        <w:rPr>
          <w:rFonts w:hint="eastAsia"/>
        </w:rPr>
      </w:pPr>
    </w:p>
    <w:p w14:paraId="6415FA48" w14:textId="27A8E934" w:rsidR="00577CD7" w:rsidRDefault="00577CD7" w:rsidP="00577CD7">
      <w:pPr>
        <w:pStyle w:val="CommentText"/>
        <w:rPr>
          <w:rFonts w:hint="eastAsia"/>
        </w:rPr>
      </w:pPr>
      <w:r>
        <w:rPr>
          <w:noProof/>
        </w:rPr>
        <w:drawing>
          <wp:inline distT="0" distB="0" distL="0" distR="0" wp14:anchorId="16073A4C" wp14:editId="6FD84A38">
            <wp:extent cx="2676899" cy="1038370"/>
            <wp:effectExtent l="0" t="0" r="0" b="0"/>
            <wp:docPr id="472591257"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1257" name="Picture 472591257" descr="Image"/>
                    <pic:cNvPicPr/>
                  </pic:nvPicPr>
                  <pic:blipFill>
                    <a:blip r:embed="rId36">
                      <a:extLst>
                        <a:ext uri="{28A0092B-C50C-407E-A947-70E740481C1C}">
                          <a14:useLocalDpi xmlns:a14="http://schemas.microsoft.com/office/drawing/2010/main" val="0"/>
                        </a:ext>
                      </a:extLst>
                    </a:blip>
                    <a:stretch>
                      <a:fillRect/>
                    </a:stretch>
                  </pic:blipFill>
                  <pic:spPr>
                    <a:xfrm>
                      <a:off x="0" y="0"/>
                      <a:ext cx="2676899" cy="1038370"/>
                    </a:xfrm>
                    <a:prstGeom prst="rect">
                      <a:avLst/>
                    </a:prstGeom>
                  </pic:spPr>
                </pic:pic>
              </a:graphicData>
            </a:graphic>
          </wp:inline>
        </w:drawing>
      </w:r>
    </w:p>
  </w:comment>
  <w:comment w:id="82" w:author="Yan Marquis" w:date="2024-03-09T13:48:00Z" w:initials="YM">
    <w:p w14:paraId="5E262C3D" w14:textId="77777777" w:rsidR="008B503F" w:rsidRDefault="00271AF5" w:rsidP="008B503F">
      <w:pPr>
        <w:pStyle w:val="CommentText"/>
        <w:rPr>
          <w:rFonts w:hint="eastAsia"/>
        </w:rPr>
      </w:pPr>
      <w:r>
        <w:rPr>
          <w:rStyle w:val="CommentReference"/>
          <w:rFonts w:hint="eastAsia"/>
        </w:rPr>
        <w:annotationRef/>
      </w:r>
      <w:r w:rsidR="008B503F">
        <w:rPr>
          <w:rFonts w:hint="eastAsia"/>
        </w:rPr>
        <w:t>5890</w:t>
      </w:r>
    </w:p>
    <w:p w14:paraId="797C00E4" w14:textId="77777777" w:rsidR="008B503F" w:rsidRDefault="008B503F" w:rsidP="008B503F">
      <w:pPr>
        <w:pStyle w:val="CommentText"/>
        <w:rPr>
          <w:rFonts w:hint="eastAsia"/>
        </w:rPr>
      </w:pPr>
    </w:p>
    <w:p w14:paraId="253B17C7" w14:textId="6EC52F31" w:rsidR="008B503F" w:rsidRDefault="008B503F" w:rsidP="008B503F">
      <w:pPr>
        <w:pStyle w:val="CommentText"/>
        <w:rPr>
          <w:rFonts w:hint="eastAsia"/>
        </w:rPr>
      </w:pPr>
      <w:r>
        <w:rPr>
          <w:rFonts w:hint="eastAsia"/>
          <w:noProof/>
        </w:rPr>
        <w:drawing>
          <wp:inline distT="0" distB="0" distL="0" distR="0" wp14:anchorId="1DB05A26" wp14:editId="5339FC00">
            <wp:extent cx="2029108" cy="1095528"/>
            <wp:effectExtent l="0" t="0" r="0" b="0"/>
            <wp:docPr id="2118925197"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25197" name="Picture 2118925197" descr="Image"/>
                    <pic:cNvPicPr/>
                  </pic:nvPicPr>
                  <pic:blipFill>
                    <a:blip r:embed="rId37">
                      <a:extLst>
                        <a:ext uri="{28A0092B-C50C-407E-A947-70E740481C1C}">
                          <a14:useLocalDpi xmlns:a14="http://schemas.microsoft.com/office/drawing/2010/main" val="0"/>
                        </a:ext>
                      </a:extLst>
                    </a:blip>
                    <a:stretch>
                      <a:fillRect/>
                    </a:stretch>
                  </pic:blipFill>
                  <pic:spPr>
                    <a:xfrm>
                      <a:off x="0" y="0"/>
                      <a:ext cx="2029108" cy="1095528"/>
                    </a:xfrm>
                    <a:prstGeom prst="rect">
                      <a:avLst/>
                    </a:prstGeom>
                  </pic:spPr>
                </pic:pic>
              </a:graphicData>
            </a:graphic>
          </wp:inline>
        </w:drawing>
      </w:r>
    </w:p>
    <w:p w14:paraId="670BE4F6" w14:textId="77777777" w:rsidR="008B503F" w:rsidRDefault="008B503F" w:rsidP="008B503F">
      <w:pPr>
        <w:pStyle w:val="CommentText"/>
        <w:rPr>
          <w:rFonts w:hint="eastAsia"/>
        </w:rPr>
      </w:pPr>
    </w:p>
    <w:p w14:paraId="5890CE12" w14:textId="77777777" w:rsidR="008B503F" w:rsidRDefault="008B503F" w:rsidP="008B503F">
      <w:pPr>
        <w:pStyle w:val="CommentText"/>
        <w:rPr>
          <w:rFonts w:hint="eastAsia"/>
        </w:rPr>
      </w:pPr>
      <w:r>
        <w:rPr>
          <w:rFonts w:hint="eastAsia"/>
        </w:rPr>
        <w:t>qu</w:t>
      </w:r>
      <w:r>
        <w:rPr>
          <w:rFonts w:hint="eastAsia"/>
        </w:rPr>
        <w:t>é</w:t>
      </w:r>
      <w:r>
        <w:rPr>
          <w:rFonts w:hint="eastAsia"/>
        </w:rPr>
        <w:t>rtaon, stingy MDeG</w:t>
      </w:r>
    </w:p>
  </w:comment>
  <w:comment w:id="83" w:author="Yan Marquis" w:date="2024-03-09T13:55:00Z" w:initials="YM">
    <w:p w14:paraId="36BE25BD" w14:textId="77777777" w:rsidR="005F1838" w:rsidRDefault="004B3940" w:rsidP="005F1838">
      <w:pPr>
        <w:pStyle w:val="CommentText"/>
        <w:rPr>
          <w:rFonts w:hint="eastAsia"/>
        </w:rPr>
      </w:pPr>
      <w:r>
        <w:rPr>
          <w:rStyle w:val="CommentReference"/>
          <w:rFonts w:hint="eastAsia"/>
        </w:rPr>
        <w:annotationRef/>
      </w:r>
      <w:r w:rsidR="005F1838">
        <w:rPr>
          <w:rFonts w:hint="eastAsia"/>
        </w:rPr>
        <w:t>5890</w:t>
      </w:r>
    </w:p>
    <w:p w14:paraId="37BA9B07" w14:textId="77777777" w:rsidR="005F1838" w:rsidRDefault="005F1838" w:rsidP="005F1838">
      <w:pPr>
        <w:pStyle w:val="CommentText"/>
        <w:rPr>
          <w:rFonts w:hint="eastAsia"/>
        </w:rPr>
      </w:pPr>
    </w:p>
    <w:p w14:paraId="0CDA2D71" w14:textId="77777777" w:rsidR="005F1838" w:rsidRDefault="005F1838" w:rsidP="005F1838">
      <w:pPr>
        <w:pStyle w:val="CommentText"/>
        <w:rPr>
          <w:rFonts w:hint="eastAsia"/>
        </w:rPr>
      </w:pPr>
      <w:r>
        <w:rPr>
          <w:rFonts w:hint="eastAsia"/>
        </w:rPr>
        <w:t>(r</w:t>
      </w:r>
      <w:r>
        <w:rPr>
          <w:rFonts w:hint="eastAsia"/>
        </w:rPr>
        <w:t>’</w:t>
      </w:r>
      <w:r>
        <w:rPr>
          <w:rFonts w:hint="eastAsia"/>
        </w:rPr>
        <w:t>)Foulaï MDeG, sprain, bend back, here rid/remove?</w:t>
      </w:r>
    </w:p>
    <w:p w14:paraId="290E0FFC" w14:textId="77777777" w:rsidR="005F1838" w:rsidRDefault="005F1838" w:rsidP="005F1838">
      <w:pPr>
        <w:pStyle w:val="CommentText"/>
        <w:rPr>
          <w:rFonts w:hint="eastAsia"/>
        </w:rPr>
      </w:pPr>
    </w:p>
    <w:p w14:paraId="1B87F869" w14:textId="77777777" w:rsidR="005F1838" w:rsidRDefault="005F1838" w:rsidP="005F1838">
      <w:pPr>
        <w:pStyle w:val="CommentText"/>
        <w:rPr>
          <w:rFonts w:hint="eastAsia"/>
        </w:rPr>
      </w:pPr>
      <w:r>
        <w:rPr>
          <w:rFonts w:hint="eastAsia"/>
        </w:rPr>
        <w:t>Fouiller = to ransack MDeG</w:t>
      </w:r>
    </w:p>
    <w:p w14:paraId="58C6D88B" w14:textId="77777777" w:rsidR="005F1838" w:rsidRDefault="005F1838" w:rsidP="005F1838">
      <w:pPr>
        <w:pStyle w:val="CommentText"/>
        <w:rPr>
          <w:rFonts w:hint="eastAsia"/>
        </w:rPr>
      </w:pPr>
    </w:p>
  </w:comment>
  <w:comment w:id="84" w:author="Yan Marquis" w:date="2024-03-09T16:45:00Z" w:initials="YM">
    <w:p w14:paraId="34E59A4A" w14:textId="77777777" w:rsidR="00313E7A" w:rsidRDefault="00313E7A" w:rsidP="00313E7A">
      <w:pPr>
        <w:pStyle w:val="CommentText"/>
        <w:rPr>
          <w:rFonts w:hint="eastAsia"/>
        </w:rPr>
      </w:pPr>
      <w:r>
        <w:rPr>
          <w:rStyle w:val="CommentReference"/>
          <w:rFonts w:hint="eastAsia"/>
        </w:rPr>
        <w:annotationRef/>
      </w:r>
      <w:r>
        <w:rPr>
          <w:rFonts w:hint="eastAsia"/>
        </w:rPr>
        <w:t>5892</w:t>
      </w:r>
    </w:p>
    <w:p w14:paraId="675CD229" w14:textId="77777777" w:rsidR="00313E7A" w:rsidRDefault="00313E7A" w:rsidP="00313E7A">
      <w:pPr>
        <w:pStyle w:val="CommentText"/>
        <w:rPr>
          <w:rFonts w:hint="eastAsia"/>
        </w:rPr>
      </w:pPr>
    </w:p>
    <w:p w14:paraId="18543D5D" w14:textId="3527EA30" w:rsidR="00313E7A" w:rsidRDefault="00313E7A" w:rsidP="00313E7A">
      <w:pPr>
        <w:pStyle w:val="CommentText"/>
        <w:rPr>
          <w:rFonts w:hint="eastAsia"/>
        </w:rPr>
      </w:pPr>
      <w:r>
        <w:rPr>
          <w:noProof/>
        </w:rPr>
        <w:drawing>
          <wp:inline distT="0" distB="0" distL="0" distR="0" wp14:anchorId="574FF3F3" wp14:editId="2F7D9594">
            <wp:extent cx="4029637" cy="1848108"/>
            <wp:effectExtent l="0" t="0" r="0" b="0"/>
            <wp:docPr id="192877908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79084" name="Picture 1928779084" descr="Image"/>
                    <pic:cNvPicPr/>
                  </pic:nvPicPr>
                  <pic:blipFill>
                    <a:blip r:embed="rId38">
                      <a:extLst>
                        <a:ext uri="{28A0092B-C50C-407E-A947-70E740481C1C}">
                          <a14:useLocalDpi xmlns:a14="http://schemas.microsoft.com/office/drawing/2010/main" val="0"/>
                        </a:ext>
                      </a:extLst>
                    </a:blip>
                    <a:stretch>
                      <a:fillRect/>
                    </a:stretch>
                  </pic:blipFill>
                  <pic:spPr>
                    <a:xfrm>
                      <a:off x="0" y="0"/>
                      <a:ext cx="4029637" cy="1848108"/>
                    </a:xfrm>
                    <a:prstGeom prst="rect">
                      <a:avLst/>
                    </a:prstGeom>
                  </pic:spPr>
                </pic:pic>
              </a:graphicData>
            </a:graphic>
          </wp:inline>
        </w:drawing>
      </w:r>
    </w:p>
  </w:comment>
  <w:comment w:id="85" w:author="Yan Marquis" w:date="2024-03-10T07:00:00Z" w:initials="YM">
    <w:p w14:paraId="28BD6CC5" w14:textId="77777777" w:rsidR="00FC0DD9" w:rsidRDefault="00A75E5A" w:rsidP="00FC0DD9">
      <w:pPr>
        <w:pStyle w:val="CommentText"/>
        <w:rPr>
          <w:rFonts w:hint="eastAsia"/>
        </w:rPr>
      </w:pPr>
      <w:r>
        <w:rPr>
          <w:rStyle w:val="CommentReference"/>
          <w:rFonts w:hint="eastAsia"/>
        </w:rPr>
        <w:annotationRef/>
      </w:r>
      <w:r w:rsidR="00FC0DD9">
        <w:rPr>
          <w:rFonts w:hint="eastAsia"/>
        </w:rPr>
        <w:t xml:space="preserve">5896 </w:t>
      </w:r>
    </w:p>
    <w:p w14:paraId="06029304" w14:textId="33D8EEC5" w:rsidR="00FC0DD9" w:rsidRDefault="00FC0DD9" w:rsidP="00FC0DD9">
      <w:pPr>
        <w:pStyle w:val="CommentText"/>
        <w:rPr>
          <w:rFonts w:hint="eastAsia"/>
        </w:rPr>
      </w:pPr>
      <w:r>
        <w:rPr>
          <w:rFonts w:hint="eastAsia"/>
          <w:noProof/>
        </w:rPr>
        <w:drawing>
          <wp:inline distT="0" distB="0" distL="0" distR="0" wp14:anchorId="244CBB1C" wp14:editId="1DC2B3E9">
            <wp:extent cx="3705742" cy="1895740"/>
            <wp:effectExtent l="0" t="0" r="0" b="0"/>
            <wp:docPr id="789945714"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714" name="Picture 789945714" descr="Image"/>
                    <pic:cNvPicPr/>
                  </pic:nvPicPr>
                  <pic:blipFill>
                    <a:blip r:embed="rId39">
                      <a:extLst>
                        <a:ext uri="{28A0092B-C50C-407E-A947-70E740481C1C}">
                          <a14:useLocalDpi xmlns:a14="http://schemas.microsoft.com/office/drawing/2010/main" val="0"/>
                        </a:ext>
                      </a:extLst>
                    </a:blip>
                    <a:stretch>
                      <a:fillRect/>
                    </a:stretch>
                  </pic:blipFill>
                  <pic:spPr>
                    <a:xfrm>
                      <a:off x="0" y="0"/>
                      <a:ext cx="3705742" cy="1895740"/>
                    </a:xfrm>
                    <a:prstGeom prst="rect">
                      <a:avLst/>
                    </a:prstGeom>
                  </pic:spPr>
                </pic:pic>
              </a:graphicData>
            </a:graphic>
          </wp:inline>
        </w:drawing>
      </w:r>
    </w:p>
    <w:p w14:paraId="2BCEC4F0" w14:textId="77777777" w:rsidR="00FC0DD9" w:rsidRDefault="00FC0DD9" w:rsidP="00FC0DD9">
      <w:pPr>
        <w:pStyle w:val="CommentText"/>
        <w:rPr>
          <w:rFonts w:hint="eastAsia"/>
        </w:rPr>
      </w:pPr>
    </w:p>
    <w:p w14:paraId="2A360A45" w14:textId="77777777" w:rsidR="00FC0DD9" w:rsidRDefault="00FC0DD9" w:rsidP="00FC0DD9">
      <w:pPr>
        <w:pStyle w:val="CommentText"/>
        <w:rPr>
          <w:rFonts w:hint="eastAsia"/>
        </w:rPr>
      </w:pPr>
      <w:r>
        <w:rPr>
          <w:rFonts w:hint="eastAsia"/>
        </w:rPr>
        <w:t xml:space="preserve">Country? TM seems to have hesitated here, made a mistake? </w:t>
      </w:r>
      <w:r>
        <w:rPr>
          <w:rFonts w:hint="eastAsia"/>
        </w:rPr>
        <w:t>‘</w:t>
      </w:r>
      <w:r>
        <w:rPr>
          <w:rFonts w:hint="eastAsia"/>
        </w:rPr>
        <w:t>Paias</w:t>
      </w:r>
      <w:r>
        <w:rPr>
          <w:rFonts w:hint="eastAsia"/>
        </w:rPr>
        <w:t>’</w:t>
      </w:r>
      <w:r>
        <w:rPr>
          <w:rFonts w:hint="eastAsia"/>
        </w:rPr>
        <w:t xml:space="preserve"> elsewhere.</w:t>
      </w:r>
    </w:p>
  </w:comment>
  <w:comment w:id="86" w:author="Yan Marquis" w:date="2024-03-10T07:05:00Z" w:initials="YM">
    <w:p w14:paraId="028CFBC1" w14:textId="02F86DED" w:rsidR="001553D1" w:rsidRDefault="001553D1" w:rsidP="001553D1">
      <w:pPr>
        <w:pStyle w:val="CommentText"/>
        <w:rPr>
          <w:rFonts w:hint="eastAsia"/>
        </w:rPr>
      </w:pPr>
      <w:r>
        <w:rPr>
          <w:rStyle w:val="CommentReference"/>
          <w:rFonts w:hint="eastAsia"/>
        </w:rPr>
        <w:annotationRef/>
      </w:r>
      <w:r>
        <w:rPr>
          <w:rFonts w:hint="eastAsia"/>
        </w:rPr>
        <w:t>5896</w:t>
      </w:r>
    </w:p>
    <w:p w14:paraId="75A2D87A" w14:textId="62F918E6" w:rsidR="001553D1" w:rsidRDefault="001553D1" w:rsidP="001553D1">
      <w:pPr>
        <w:pStyle w:val="CommentText"/>
        <w:rPr>
          <w:rFonts w:hint="eastAsia"/>
        </w:rPr>
      </w:pPr>
      <w:r>
        <w:rPr>
          <w:rFonts w:hint="eastAsia"/>
          <w:noProof/>
        </w:rPr>
        <w:drawing>
          <wp:inline distT="0" distB="0" distL="0" distR="0" wp14:anchorId="093D1709" wp14:editId="081AC647">
            <wp:extent cx="3991532" cy="1571844"/>
            <wp:effectExtent l="0" t="0" r="0" b="0"/>
            <wp:docPr id="213567488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4885" name="Picture 2135674885" descr="Image"/>
                    <pic:cNvPicPr/>
                  </pic:nvPicPr>
                  <pic:blipFill>
                    <a:blip r:embed="rId40">
                      <a:extLst>
                        <a:ext uri="{28A0092B-C50C-407E-A947-70E740481C1C}">
                          <a14:useLocalDpi xmlns:a14="http://schemas.microsoft.com/office/drawing/2010/main" val="0"/>
                        </a:ext>
                      </a:extLst>
                    </a:blip>
                    <a:stretch>
                      <a:fillRect/>
                    </a:stretch>
                  </pic:blipFill>
                  <pic:spPr>
                    <a:xfrm>
                      <a:off x="0" y="0"/>
                      <a:ext cx="3991532" cy="1571844"/>
                    </a:xfrm>
                    <a:prstGeom prst="rect">
                      <a:avLst/>
                    </a:prstGeom>
                  </pic:spPr>
                </pic:pic>
              </a:graphicData>
            </a:graphic>
          </wp:inline>
        </w:drawing>
      </w:r>
    </w:p>
    <w:p w14:paraId="0357B776" w14:textId="77777777" w:rsidR="001553D1" w:rsidRDefault="001553D1" w:rsidP="001553D1">
      <w:pPr>
        <w:pStyle w:val="CommentText"/>
        <w:rPr>
          <w:rFonts w:hint="eastAsia"/>
        </w:rPr>
      </w:pPr>
    </w:p>
    <w:p w14:paraId="60895DB7" w14:textId="77777777" w:rsidR="001553D1" w:rsidRDefault="001553D1" w:rsidP="001553D1">
      <w:pPr>
        <w:pStyle w:val="CommentText"/>
        <w:rPr>
          <w:rFonts w:hint="eastAsia"/>
        </w:rPr>
      </w:pPr>
      <w:r>
        <w:rPr>
          <w:rFonts w:hint="eastAsia"/>
        </w:rPr>
        <w:t>hiei vs. kiei hate?</w:t>
      </w:r>
    </w:p>
  </w:comment>
  <w:comment w:id="87" w:author="Yan Marquis" w:date="2024-03-10T07:09:00Z" w:initials="YM">
    <w:p w14:paraId="7B072A74" w14:textId="77777777" w:rsidR="001553D1" w:rsidRDefault="001553D1" w:rsidP="001553D1">
      <w:pPr>
        <w:pStyle w:val="CommentText"/>
        <w:rPr>
          <w:rFonts w:hint="eastAsia"/>
        </w:rPr>
      </w:pPr>
      <w:r>
        <w:rPr>
          <w:rStyle w:val="CommentReference"/>
          <w:rFonts w:hint="eastAsia"/>
        </w:rPr>
        <w:annotationRef/>
      </w:r>
      <w:r>
        <w:rPr>
          <w:rFonts w:hint="eastAsia"/>
        </w:rPr>
        <w:t>5897</w:t>
      </w:r>
    </w:p>
    <w:p w14:paraId="7257626C" w14:textId="1171A523" w:rsidR="001553D1" w:rsidRDefault="001553D1" w:rsidP="001553D1">
      <w:pPr>
        <w:pStyle w:val="CommentText"/>
        <w:rPr>
          <w:rFonts w:hint="eastAsia"/>
        </w:rPr>
      </w:pPr>
      <w:r>
        <w:rPr>
          <w:noProof/>
        </w:rPr>
        <w:drawing>
          <wp:inline distT="0" distB="0" distL="0" distR="0" wp14:anchorId="4FD8F240" wp14:editId="32B23F5F">
            <wp:extent cx="2524477" cy="1438476"/>
            <wp:effectExtent l="0" t="0" r="0" b="0"/>
            <wp:docPr id="1703296843"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6843" name="Picture 1703296843" descr="Image"/>
                    <pic:cNvPicPr/>
                  </pic:nvPicPr>
                  <pic:blipFill>
                    <a:blip r:embed="rId41">
                      <a:extLst>
                        <a:ext uri="{28A0092B-C50C-407E-A947-70E740481C1C}">
                          <a14:useLocalDpi xmlns:a14="http://schemas.microsoft.com/office/drawing/2010/main" val="0"/>
                        </a:ext>
                      </a:extLst>
                    </a:blip>
                    <a:stretch>
                      <a:fillRect/>
                    </a:stretch>
                  </pic:blipFill>
                  <pic:spPr>
                    <a:xfrm>
                      <a:off x="0" y="0"/>
                      <a:ext cx="2524477" cy="1438476"/>
                    </a:xfrm>
                    <a:prstGeom prst="rect">
                      <a:avLst/>
                    </a:prstGeom>
                  </pic:spPr>
                </pic:pic>
              </a:graphicData>
            </a:graphic>
          </wp:inline>
        </w:drawing>
      </w:r>
    </w:p>
  </w:comment>
  <w:comment w:id="88" w:author="Yan Marquis" w:date="2024-03-10T08:13:00Z" w:initials="YM">
    <w:p w14:paraId="75F5CE7C" w14:textId="77777777" w:rsidR="00FC0DD9" w:rsidRDefault="00C21F45" w:rsidP="00FC0DD9">
      <w:pPr>
        <w:pStyle w:val="CommentText"/>
        <w:rPr>
          <w:rFonts w:hint="eastAsia"/>
        </w:rPr>
      </w:pPr>
      <w:r>
        <w:rPr>
          <w:rStyle w:val="CommentReference"/>
          <w:rFonts w:hint="eastAsia"/>
        </w:rPr>
        <w:annotationRef/>
      </w:r>
      <w:r w:rsidR="00FC0DD9">
        <w:rPr>
          <w:rFonts w:hint="eastAsia"/>
        </w:rPr>
        <w:t>5899</w:t>
      </w:r>
    </w:p>
    <w:p w14:paraId="71FF670D" w14:textId="77777777" w:rsidR="00FC0DD9" w:rsidRDefault="00FC0DD9" w:rsidP="00FC0DD9">
      <w:pPr>
        <w:pStyle w:val="CommentText"/>
        <w:rPr>
          <w:rFonts w:hint="eastAsia"/>
        </w:rPr>
      </w:pPr>
    </w:p>
    <w:p w14:paraId="6E214F3D" w14:textId="72F1E365" w:rsidR="00FC0DD9" w:rsidRDefault="00FC0DD9" w:rsidP="00FC0DD9">
      <w:pPr>
        <w:pStyle w:val="CommentText"/>
        <w:rPr>
          <w:rFonts w:hint="eastAsia"/>
        </w:rPr>
      </w:pPr>
      <w:r>
        <w:rPr>
          <w:rFonts w:hint="eastAsia"/>
          <w:noProof/>
        </w:rPr>
        <w:drawing>
          <wp:inline distT="0" distB="0" distL="0" distR="0" wp14:anchorId="44ADA043" wp14:editId="54FC9B61">
            <wp:extent cx="6096851" cy="1333686"/>
            <wp:effectExtent l="0" t="0" r="0" b="0"/>
            <wp:docPr id="1518540182"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0182" name="Picture 1518540182" descr="Image"/>
                    <pic:cNvPicPr/>
                  </pic:nvPicPr>
                  <pic:blipFill>
                    <a:blip r:embed="rId42">
                      <a:extLst>
                        <a:ext uri="{28A0092B-C50C-407E-A947-70E740481C1C}">
                          <a14:useLocalDpi xmlns:a14="http://schemas.microsoft.com/office/drawing/2010/main" val="0"/>
                        </a:ext>
                      </a:extLst>
                    </a:blip>
                    <a:stretch>
                      <a:fillRect/>
                    </a:stretch>
                  </pic:blipFill>
                  <pic:spPr>
                    <a:xfrm>
                      <a:off x="0" y="0"/>
                      <a:ext cx="6096851" cy="1333686"/>
                    </a:xfrm>
                    <a:prstGeom prst="rect">
                      <a:avLst/>
                    </a:prstGeom>
                  </pic:spPr>
                </pic:pic>
              </a:graphicData>
            </a:graphic>
          </wp:inline>
        </w:drawing>
      </w:r>
    </w:p>
    <w:p w14:paraId="0EE9B832" w14:textId="77777777" w:rsidR="00FC0DD9" w:rsidRDefault="00FC0DD9" w:rsidP="00FC0DD9">
      <w:pPr>
        <w:pStyle w:val="CommentText"/>
        <w:rPr>
          <w:rFonts w:hint="eastAsia"/>
        </w:rPr>
      </w:pPr>
    </w:p>
    <w:p w14:paraId="3CBC76E6" w14:textId="77777777" w:rsidR="00FC0DD9" w:rsidRDefault="00FC0DD9" w:rsidP="00FC0DD9">
      <w:pPr>
        <w:pStyle w:val="CommentText"/>
        <w:rPr>
          <w:rFonts w:hint="eastAsia"/>
        </w:rPr>
      </w:pPr>
      <w:r>
        <w:rPr>
          <w:rFonts w:hint="eastAsia"/>
        </w:rPr>
        <w:t>niais vs. niau (gniole) = silly/stupid (loon).</w:t>
      </w:r>
    </w:p>
  </w:comment>
  <w:comment w:id="89" w:author="Yan Marquis" w:date="2024-03-10T07:25:00Z" w:initials="YM">
    <w:p w14:paraId="1BDCBB30" w14:textId="77777777" w:rsidR="00FC0DD9" w:rsidRDefault="00A67948" w:rsidP="00FC0DD9">
      <w:pPr>
        <w:pStyle w:val="CommentText"/>
        <w:rPr>
          <w:rFonts w:hint="eastAsia"/>
        </w:rPr>
      </w:pPr>
      <w:r>
        <w:rPr>
          <w:rStyle w:val="CommentReference"/>
          <w:rFonts w:hint="eastAsia"/>
        </w:rPr>
        <w:annotationRef/>
      </w:r>
      <w:r w:rsidR="00FC0DD9">
        <w:rPr>
          <w:rFonts w:hint="eastAsia"/>
        </w:rPr>
        <w:t>lout, booby 5899</w:t>
      </w:r>
    </w:p>
  </w:comment>
  <w:comment w:id="90" w:author="Yan Marquis" w:date="2024-03-10T07:39:00Z" w:initials="YM">
    <w:p w14:paraId="4F0183FB" w14:textId="75AE9437" w:rsidR="008C666F" w:rsidRDefault="00C04F40" w:rsidP="008C666F">
      <w:pPr>
        <w:pStyle w:val="CommentText"/>
        <w:rPr>
          <w:rFonts w:hint="eastAsia"/>
        </w:rPr>
      </w:pPr>
      <w:r>
        <w:rPr>
          <w:rStyle w:val="CommentReference"/>
          <w:rFonts w:hint="eastAsia"/>
        </w:rPr>
        <w:annotationRef/>
      </w:r>
      <w:r w:rsidR="008C666F">
        <w:rPr>
          <w:rFonts w:hint="eastAsia"/>
        </w:rPr>
        <w:t>5900</w:t>
      </w:r>
    </w:p>
    <w:p w14:paraId="0831161E" w14:textId="124A9275" w:rsidR="008C666F" w:rsidRDefault="008C666F" w:rsidP="008C666F">
      <w:pPr>
        <w:pStyle w:val="CommentText"/>
        <w:rPr>
          <w:rFonts w:hint="eastAsia"/>
        </w:rPr>
      </w:pPr>
      <w:r>
        <w:rPr>
          <w:rFonts w:hint="eastAsia"/>
          <w:noProof/>
        </w:rPr>
        <w:drawing>
          <wp:inline distT="0" distB="0" distL="0" distR="0" wp14:anchorId="51E15783" wp14:editId="63E200F3">
            <wp:extent cx="6120130" cy="631825"/>
            <wp:effectExtent l="0" t="0" r="0" b="0"/>
            <wp:docPr id="1615762825"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62825" name="Picture 1615762825" descr="Image"/>
                    <pic:cNvPicPr/>
                  </pic:nvPicPr>
                  <pic:blipFill>
                    <a:blip r:embed="rId43">
                      <a:extLst>
                        <a:ext uri="{28A0092B-C50C-407E-A947-70E740481C1C}">
                          <a14:useLocalDpi xmlns:a14="http://schemas.microsoft.com/office/drawing/2010/main" val="0"/>
                        </a:ext>
                      </a:extLst>
                    </a:blip>
                    <a:stretch>
                      <a:fillRect/>
                    </a:stretch>
                  </pic:blipFill>
                  <pic:spPr>
                    <a:xfrm>
                      <a:off x="0" y="0"/>
                      <a:ext cx="6120130" cy="631825"/>
                    </a:xfrm>
                    <a:prstGeom prst="rect">
                      <a:avLst/>
                    </a:prstGeom>
                  </pic:spPr>
                </pic:pic>
              </a:graphicData>
            </a:graphic>
          </wp:inline>
        </w:drawing>
      </w:r>
    </w:p>
    <w:p w14:paraId="5E2A3FE2" w14:textId="77777777" w:rsidR="008C666F" w:rsidRDefault="008C666F" w:rsidP="008C666F">
      <w:pPr>
        <w:pStyle w:val="CommentText"/>
        <w:rPr>
          <w:rFonts w:hint="eastAsia"/>
        </w:rPr>
      </w:pPr>
    </w:p>
    <w:p w14:paraId="5F32B337" w14:textId="77777777" w:rsidR="008C666F" w:rsidRDefault="008C666F" w:rsidP="008C666F">
      <w:pPr>
        <w:pStyle w:val="CommentText"/>
        <w:rPr>
          <w:rFonts w:hint="eastAsia"/>
        </w:rPr>
      </w:pPr>
      <w:r>
        <w:rPr>
          <w:rFonts w:hint="eastAsia"/>
        </w:rPr>
        <w:t>MDeG, pou</w:t>
      </w:r>
      <w:r>
        <w:rPr>
          <w:rFonts w:hint="eastAsia"/>
          <w:color w:val="000000"/>
        </w:rPr>
        <w:t>ô</w:t>
      </w:r>
      <w:r>
        <w:rPr>
          <w:rFonts w:hint="eastAsia"/>
        </w:rPr>
        <w:t>isaon is Fem.</w:t>
      </w:r>
    </w:p>
  </w:comment>
  <w:comment w:id="92" w:author="Yan Marquis" w:date="2024-03-10T07:46:00Z" w:initials="YM">
    <w:p w14:paraId="349633E6" w14:textId="0D3B079F" w:rsidR="00C04F40" w:rsidRDefault="00C04F40" w:rsidP="00C04F40">
      <w:pPr>
        <w:pStyle w:val="CommentText"/>
        <w:rPr>
          <w:rFonts w:hint="eastAsia"/>
        </w:rPr>
      </w:pPr>
      <w:r>
        <w:rPr>
          <w:rStyle w:val="CommentReference"/>
          <w:rFonts w:hint="eastAsia"/>
        </w:rPr>
        <w:annotationRef/>
      </w:r>
      <w:r>
        <w:rPr>
          <w:rFonts w:hint="eastAsia"/>
        </w:rPr>
        <w:t>5902</w:t>
      </w:r>
    </w:p>
    <w:p w14:paraId="0151D986" w14:textId="77777777" w:rsidR="00C04F40" w:rsidRDefault="00C04F40" w:rsidP="00C04F40">
      <w:pPr>
        <w:pStyle w:val="CommentText"/>
        <w:rPr>
          <w:rFonts w:hint="eastAsia"/>
        </w:rPr>
      </w:pPr>
    </w:p>
    <w:p w14:paraId="3E21F871" w14:textId="3E7B06E7" w:rsidR="00C04F40" w:rsidRDefault="00C04F40" w:rsidP="00C04F40">
      <w:pPr>
        <w:pStyle w:val="CommentText"/>
        <w:rPr>
          <w:rFonts w:hint="eastAsia"/>
        </w:rPr>
      </w:pPr>
      <w:r>
        <w:rPr>
          <w:noProof/>
        </w:rPr>
        <w:drawing>
          <wp:inline distT="0" distB="0" distL="0" distR="0" wp14:anchorId="10C4AB61" wp14:editId="79C58798">
            <wp:extent cx="6120130" cy="1427480"/>
            <wp:effectExtent l="0" t="0" r="0" b="0"/>
            <wp:docPr id="825621240"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1240" name="Picture 825621240" descr="Image"/>
                    <pic:cNvPicPr/>
                  </pic:nvPicPr>
                  <pic:blipFill>
                    <a:blip r:embed="rId44">
                      <a:extLst>
                        <a:ext uri="{28A0092B-C50C-407E-A947-70E740481C1C}">
                          <a14:useLocalDpi xmlns:a14="http://schemas.microsoft.com/office/drawing/2010/main" val="0"/>
                        </a:ext>
                      </a:extLst>
                    </a:blip>
                    <a:stretch>
                      <a:fillRect/>
                    </a:stretch>
                  </pic:blipFill>
                  <pic:spPr>
                    <a:xfrm>
                      <a:off x="0" y="0"/>
                      <a:ext cx="6120130" cy="1427480"/>
                    </a:xfrm>
                    <a:prstGeom prst="rect">
                      <a:avLst/>
                    </a:prstGeom>
                  </pic:spPr>
                </pic:pic>
              </a:graphicData>
            </a:graphic>
          </wp:inline>
        </w:drawing>
      </w:r>
    </w:p>
  </w:comment>
  <w:comment w:id="93" w:author="Yan Marquis" w:date="2024-03-10T07:50:00Z" w:initials="YM">
    <w:p w14:paraId="283451F8" w14:textId="77777777" w:rsidR="00C51021" w:rsidRDefault="00C51021" w:rsidP="00C51021">
      <w:pPr>
        <w:pStyle w:val="CommentText"/>
        <w:rPr>
          <w:rFonts w:hint="eastAsia"/>
        </w:rPr>
      </w:pPr>
      <w:r>
        <w:rPr>
          <w:rStyle w:val="CommentReference"/>
          <w:rFonts w:hint="eastAsia"/>
        </w:rPr>
        <w:annotationRef/>
      </w:r>
      <w:r>
        <w:rPr>
          <w:rFonts w:hint="eastAsia"/>
        </w:rPr>
        <w:t>5901</w:t>
      </w:r>
    </w:p>
    <w:p w14:paraId="7A3953A2" w14:textId="77777777" w:rsidR="00C51021" w:rsidRDefault="00C51021" w:rsidP="00C51021">
      <w:pPr>
        <w:pStyle w:val="CommentText"/>
        <w:rPr>
          <w:rFonts w:hint="eastAsia"/>
        </w:rPr>
      </w:pPr>
    </w:p>
    <w:p w14:paraId="0E4257DA" w14:textId="51A7236E" w:rsidR="00C51021" w:rsidRDefault="00C51021" w:rsidP="00C51021">
      <w:pPr>
        <w:pStyle w:val="CommentText"/>
        <w:rPr>
          <w:rFonts w:hint="eastAsia"/>
        </w:rPr>
      </w:pPr>
      <w:r>
        <w:rPr>
          <w:noProof/>
        </w:rPr>
        <w:drawing>
          <wp:inline distT="0" distB="0" distL="0" distR="0" wp14:anchorId="1407260E" wp14:editId="3CBD3816">
            <wp:extent cx="6120130" cy="1150620"/>
            <wp:effectExtent l="0" t="0" r="0" b="0"/>
            <wp:docPr id="2114415131"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5131" name="Picture 2114415131" descr="Image"/>
                    <pic:cNvPicPr/>
                  </pic:nvPicPr>
                  <pic:blipFill>
                    <a:blip r:embed="rId45">
                      <a:extLst>
                        <a:ext uri="{28A0092B-C50C-407E-A947-70E740481C1C}">
                          <a14:useLocalDpi xmlns:a14="http://schemas.microsoft.com/office/drawing/2010/main" val="0"/>
                        </a:ext>
                      </a:extLst>
                    </a:blip>
                    <a:stretch>
                      <a:fillRect/>
                    </a:stretch>
                  </pic:blipFill>
                  <pic:spPr>
                    <a:xfrm>
                      <a:off x="0" y="0"/>
                      <a:ext cx="6120130" cy="1150620"/>
                    </a:xfrm>
                    <a:prstGeom prst="rect">
                      <a:avLst/>
                    </a:prstGeom>
                  </pic:spPr>
                </pic:pic>
              </a:graphicData>
            </a:graphic>
          </wp:inline>
        </w:drawing>
      </w:r>
    </w:p>
  </w:comment>
  <w:comment w:id="94" w:author="Yan Marquis" w:date="2024-03-10T08:02:00Z" w:initials="YM">
    <w:p w14:paraId="50258CF3" w14:textId="77777777" w:rsidR="000450C1" w:rsidRDefault="00997717" w:rsidP="000450C1">
      <w:pPr>
        <w:pStyle w:val="CommentText"/>
        <w:rPr>
          <w:rFonts w:hint="eastAsia"/>
        </w:rPr>
      </w:pPr>
      <w:r>
        <w:rPr>
          <w:rStyle w:val="CommentReference"/>
          <w:rFonts w:hint="eastAsia"/>
        </w:rPr>
        <w:annotationRef/>
      </w:r>
      <w:r w:rsidR="000450C1">
        <w:rPr>
          <w:rFonts w:hint="eastAsia"/>
        </w:rPr>
        <w:t>5903</w:t>
      </w:r>
    </w:p>
    <w:p w14:paraId="4B9D2B5B" w14:textId="1FB7ECBF" w:rsidR="000450C1" w:rsidRDefault="000450C1" w:rsidP="000450C1">
      <w:pPr>
        <w:pStyle w:val="CommentText"/>
        <w:rPr>
          <w:rFonts w:hint="eastAsia"/>
        </w:rPr>
      </w:pPr>
      <w:r>
        <w:rPr>
          <w:rFonts w:hint="eastAsia"/>
          <w:noProof/>
        </w:rPr>
        <w:drawing>
          <wp:inline distT="0" distB="0" distL="0" distR="0" wp14:anchorId="6E022257" wp14:editId="21D1ED1E">
            <wp:extent cx="2343477" cy="1409897"/>
            <wp:effectExtent l="0" t="0" r="0" b="0"/>
            <wp:docPr id="1233393547"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3547" name="Picture 1233393547" descr="Image"/>
                    <pic:cNvPicPr/>
                  </pic:nvPicPr>
                  <pic:blipFill>
                    <a:blip r:embed="rId46">
                      <a:extLst>
                        <a:ext uri="{28A0092B-C50C-407E-A947-70E740481C1C}">
                          <a14:useLocalDpi xmlns:a14="http://schemas.microsoft.com/office/drawing/2010/main" val="0"/>
                        </a:ext>
                      </a:extLst>
                    </a:blip>
                    <a:stretch>
                      <a:fillRect/>
                    </a:stretch>
                  </pic:blipFill>
                  <pic:spPr>
                    <a:xfrm>
                      <a:off x="0" y="0"/>
                      <a:ext cx="2343477" cy="1409897"/>
                    </a:xfrm>
                    <a:prstGeom prst="rect">
                      <a:avLst/>
                    </a:prstGeom>
                  </pic:spPr>
                </pic:pic>
              </a:graphicData>
            </a:graphic>
          </wp:inline>
        </w:drawing>
      </w:r>
    </w:p>
    <w:p w14:paraId="67951D2B" w14:textId="77777777" w:rsidR="000450C1" w:rsidRDefault="000450C1" w:rsidP="000450C1">
      <w:pPr>
        <w:pStyle w:val="CommentText"/>
        <w:rPr>
          <w:rFonts w:hint="eastAsia"/>
        </w:rPr>
      </w:pPr>
    </w:p>
    <w:p w14:paraId="67355898" w14:textId="77777777" w:rsidR="000450C1" w:rsidRDefault="000450C1" w:rsidP="000450C1">
      <w:pPr>
        <w:pStyle w:val="CommentText"/>
        <w:rPr>
          <w:rFonts w:hint="eastAsia"/>
        </w:rPr>
      </w:pPr>
      <w:r>
        <w:rPr>
          <w:rFonts w:hint="eastAsia"/>
        </w:rPr>
        <w:t>Cf. Mouoju = present tense in some varieties of Norman.</w:t>
      </w:r>
    </w:p>
  </w:comment>
  <w:comment w:id="95" w:author="Yan Marquis" w:date="2024-03-10T08:09:00Z" w:initials="YM">
    <w:p w14:paraId="25EA5CC2" w14:textId="60C74A99" w:rsidR="00AD4571" w:rsidRDefault="00AD4571" w:rsidP="00AD4571">
      <w:pPr>
        <w:pStyle w:val="CommentText"/>
        <w:rPr>
          <w:rFonts w:hint="eastAsia"/>
        </w:rPr>
      </w:pPr>
      <w:r>
        <w:rPr>
          <w:rStyle w:val="CommentReference"/>
          <w:rFonts w:hint="eastAsia"/>
        </w:rPr>
        <w:annotationRef/>
      </w:r>
      <w:r>
        <w:rPr>
          <w:rFonts w:hint="eastAsia"/>
        </w:rPr>
        <w:t>5904</w:t>
      </w:r>
    </w:p>
    <w:p w14:paraId="2AF55505" w14:textId="77777777" w:rsidR="00AD4571" w:rsidRDefault="00AD4571" w:rsidP="00AD4571">
      <w:pPr>
        <w:pStyle w:val="CommentText"/>
        <w:rPr>
          <w:rFonts w:hint="eastAsia"/>
        </w:rPr>
      </w:pPr>
    </w:p>
    <w:p w14:paraId="1D32E0E1" w14:textId="1024FB98" w:rsidR="00AD4571" w:rsidRDefault="00AD4571" w:rsidP="00AD4571">
      <w:pPr>
        <w:pStyle w:val="CommentText"/>
        <w:rPr>
          <w:rFonts w:hint="eastAsia"/>
        </w:rPr>
      </w:pPr>
      <w:r>
        <w:rPr>
          <w:noProof/>
        </w:rPr>
        <w:drawing>
          <wp:inline distT="0" distB="0" distL="0" distR="0" wp14:anchorId="75D4B41B" wp14:editId="511FB282">
            <wp:extent cx="4105848" cy="990738"/>
            <wp:effectExtent l="0" t="0" r="0" b="0"/>
            <wp:docPr id="1355359080"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9080" name="Picture 1355359080" descr="Image"/>
                    <pic:cNvPicPr/>
                  </pic:nvPicPr>
                  <pic:blipFill>
                    <a:blip r:embed="rId47">
                      <a:extLst>
                        <a:ext uri="{28A0092B-C50C-407E-A947-70E740481C1C}">
                          <a14:useLocalDpi xmlns:a14="http://schemas.microsoft.com/office/drawing/2010/main" val="0"/>
                        </a:ext>
                      </a:extLst>
                    </a:blip>
                    <a:stretch>
                      <a:fillRect/>
                    </a:stretch>
                  </pic:blipFill>
                  <pic:spPr>
                    <a:xfrm>
                      <a:off x="0" y="0"/>
                      <a:ext cx="4105848" cy="990738"/>
                    </a:xfrm>
                    <a:prstGeom prst="rect">
                      <a:avLst/>
                    </a:prstGeom>
                  </pic:spPr>
                </pic:pic>
              </a:graphicData>
            </a:graphic>
          </wp:inline>
        </w:drawing>
      </w:r>
    </w:p>
  </w:comment>
  <w:comment w:id="96" w:author="Yan Marquis" w:date="2024-03-10T14:07:00Z" w:initials="YM">
    <w:p w14:paraId="20D851A3" w14:textId="77777777" w:rsidR="0044551F" w:rsidRDefault="00781704" w:rsidP="0044551F">
      <w:pPr>
        <w:pStyle w:val="CommentText"/>
        <w:rPr>
          <w:rFonts w:hint="eastAsia"/>
        </w:rPr>
      </w:pPr>
      <w:r>
        <w:rPr>
          <w:rStyle w:val="CommentReference"/>
          <w:rFonts w:hint="eastAsia"/>
        </w:rPr>
        <w:annotationRef/>
      </w:r>
      <w:r w:rsidR="0044551F">
        <w:rPr>
          <w:rFonts w:hint="eastAsia"/>
        </w:rPr>
        <w:t>5907</w:t>
      </w:r>
    </w:p>
    <w:p w14:paraId="25C099E8" w14:textId="1117B79F" w:rsidR="0044551F" w:rsidRDefault="0044551F" w:rsidP="0044551F">
      <w:pPr>
        <w:pStyle w:val="CommentText"/>
        <w:rPr>
          <w:rFonts w:hint="eastAsia"/>
        </w:rPr>
      </w:pPr>
      <w:r>
        <w:rPr>
          <w:rFonts w:hint="eastAsia"/>
          <w:noProof/>
        </w:rPr>
        <w:drawing>
          <wp:inline distT="0" distB="0" distL="0" distR="0" wp14:anchorId="55EC07B5" wp14:editId="586089C9">
            <wp:extent cx="5487166" cy="1409897"/>
            <wp:effectExtent l="0" t="0" r="0" b="0"/>
            <wp:docPr id="192564832"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4832" name="Picture 192564832" descr="Image"/>
                    <pic:cNvPicPr/>
                  </pic:nvPicPr>
                  <pic:blipFill>
                    <a:blip r:embed="rId48">
                      <a:extLst>
                        <a:ext uri="{28A0092B-C50C-407E-A947-70E740481C1C}">
                          <a14:useLocalDpi xmlns:a14="http://schemas.microsoft.com/office/drawing/2010/main" val="0"/>
                        </a:ext>
                      </a:extLst>
                    </a:blip>
                    <a:stretch>
                      <a:fillRect/>
                    </a:stretch>
                  </pic:blipFill>
                  <pic:spPr>
                    <a:xfrm>
                      <a:off x="0" y="0"/>
                      <a:ext cx="5487166" cy="1409897"/>
                    </a:xfrm>
                    <a:prstGeom prst="rect">
                      <a:avLst/>
                    </a:prstGeom>
                  </pic:spPr>
                </pic:pic>
              </a:graphicData>
            </a:graphic>
          </wp:inline>
        </w:drawing>
      </w:r>
    </w:p>
    <w:p w14:paraId="68DD1BE4" w14:textId="77777777" w:rsidR="0044551F" w:rsidRDefault="0044551F" w:rsidP="0044551F">
      <w:pPr>
        <w:pStyle w:val="CommentText"/>
        <w:rPr>
          <w:rFonts w:hint="eastAsia"/>
        </w:rPr>
      </w:pPr>
    </w:p>
    <w:p w14:paraId="7E622D1E" w14:textId="77777777" w:rsidR="0044551F" w:rsidRDefault="0044551F" w:rsidP="0044551F">
      <w:pPr>
        <w:pStyle w:val="CommentText"/>
        <w:rPr>
          <w:rFonts w:hint="eastAsia"/>
        </w:rPr>
      </w:pPr>
      <w:r>
        <w:rPr>
          <w:rFonts w:hint="eastAsia"/>
        </w:rPr>
        <w:t xml:space="preserve">MDeG = fall over, fall head long. Bruited = proclaimed? </w:t>
      </w:r>
    </w:p>
  </w:comment>
  <w:comment w:id="100" w:author="Yan Marquis" w:date="2024-03-10T17:19:00Z" w:initials="YM">
    <w:p w14:paraId="4A2C4C76" w14:textId="77777777" w:rsidR="0044551F" w:rsidRDefault="00B17DA0" w:rsidP="0044551F">
      <w:pPr>
        <w:pStyle w:val="CommentText"/>
        <w:rPr>
          <w:rFonts w:hint="eastAsia"/>
        </w:rPr>
      </w:pPr>
      <w:r>
        <w:rPr>
          <w:rStyle w:val="CommentReference"/>
          <w:rFonts w:hint="eastAsia"/>
        </w:rPr>
        <w:annotationRef/>
      </w:r>
      <w:r w:rsidR="0044551F">
        <w:rPr>
          <w:rFonts w:hint="eastAsia"/>
        </w:rPr>
        <w:t>5910</w:t>
      </w:r>
    </w:p>
    <w:p w14:paraId="207E345E" w14:textId="189E5BF7" w:rsidR="0044551F" w:rsidRDefault="0044551F" w:rsidP="0044551F">
      <w:pPr>
        <w:pStyle w:val="CommentText"/>
        <w:rPr>
          <w:rFonts w:hint="eastAsia"/>
        </w:rPr>
      </w:pPr>
      <w:r>
        <w:rPr>
          <w:rFonts w:hint="eastAsia"/>
          <w:noProof/>
        </w:rPr>
        <w:drawing>
          <wp:inline distT="0" distB="0" distL="0" distR="0" wp14:anchorId="0E3AD7F8" wp14:editId="680A5592">
            <wp:extent cx="2362530" cy="838317"/>
            <wp:effectExtent l="0" t="0" r="0" b="0"/>
            <wp:docPr id="58127610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6106" name="Picture 581276106" descr="Image"/>
                    <pic:cNvPicPr/>
                  </pic:nvPicPr>
                  <pic:blipFill>
                    <a:blip r:embed="rId49">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p w14:paraId="24ABCA66" w14:textId="77777777" w:rsidR="0044551F" w:rsidRDefault="0044551F" w:rsidP="0044551F">
      <w:pPr>
        <w:pStyle w:val="CommentText"/>
        <w:rPr>
          <w:rFonts w:hint="eastAsia"/>
        </w:rPr>
      </w:pPr>
    </w:p>
    <w:p w14:paraId="43B0C3FC" w14:textId="77777777" w:rsidR="0044551F" w:rsidRDefault="0044551F" w:rsidP="0044551F">
      <w:pPr>
        <w:pStyle w:val="CommentText"/>
        <w:rPr>
          <w:rFonts w:hint="eastAsia"/>
        </w:rPr>
      </w:pPr>
      <w:r>
        <w:rPr>
          <w:rFonts w:hint="eastAsia"/>
        </w:rPr>
        <w:t>d</w:t>
      </w:r>
      <w:r>
        <w:rPr>
          <w:rFonts w:hint="eastAsia"/>
        </w:rPr>
        <w:t>’</w:t>
      </w:r>
      <w:r>
        <w:rPr>
          <w:rFonts w:hint="eastAsia"/>
        </w:rPr>
        <w:t>ziraie, the h/k is unusual.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2CD2B" w15:done="0"/>
  <w15:commentEx w15:paraId="2C03D668" w15:paraIdParent="57A2CD2B" w15:done="0"/>
  <w15:commentEx w15:paraId="1DD9E9B0" w15:done="0"/>
  <w15:commentEx w15:paraId="5795BE33" w15:done="0"/>
  <w15:commentEx w15:paraId="1ADB8165" w15:done="0"/>
  <w15:commentEx w15:paraId="34942F03" w15:done="0"/>
  <w15:commentEx w15:paraId="5294E3E6" w15:paraIdParent="34942F03" w15:done="0"/>
  <w15:commentEx w15:paraId="20399AAA" w15:done="0"/>
  <w15:commentEx w15:paraId="272376DF" w15:paraIdParent="20399AAA" w15:done="0"/>
  <w15:commentEx w15:paraId="13F74628" w15:done="0"/>
  <w15:commentEx w15:paraId="77802366" w15:done="0"/>
  <w15:commentEx w15:paraId="5AB69709" w15:paraIdParent="77802366" w15:done="0"/>
  <w15:commentEx w15:paraId="734F8158" w15:done="0"/>
  <w15:commentEx w15:paraId="52C16EC9" w15:done="0"/>
  <w15:commentEx w15:paraId="58E8B82B" w15:done="0"/>
  <w15:commentEx w15:paraId="6C8666BF" w15:paraIdParent="58E8B82B" w15:done="0"/>
  <w15:commentEx w15:paraId="1386FFB8" w15:done="0"/>
  <w15:commentEx w15:paraId="1DBEE4F1" w15:done="0"/>
  <w15:commentEx w15:paraId="7922C1C1" w15:done="0"/>
  <w15:commentEx w15:paraId="00B9547A" w15:paraIdParent="7922C1C1" w15:done="0"/>
  <w15:commentEx w15:paraId="2115E81B" w15:done="0"/>
  <w15:commentEx w15:paraId="1D9565C8" w15:done="0"/>
  <w15:commentEx w15:paraId="7E6E5A86" w15:done="0"/>
  <w15:commentEx w15:paraId="7532531E" w15:paraIdParent="7E6E5A86" w15:done="0"/>
  <w15:commentEx w15:paraId="233032FB" w15:paraIdParent="7E6E5A86" w15:done="0"/>
  <w15:commentEx w15:paraId="133897E0" w15:done="0"/>
  <w15:commentEx w15:paraId="14FAD399" w15:done="0"/>
  <w15:commentEx w15:paraId="27631114" w15:done="0"/>
  <w15:commentEx w15:paraId="7AD74FD6" w15:done="0"/>
  <w15:commentEx w15:paraId="5B06F183" w15:paraIdParent="7AD74FD6" w15:done="0"/>
  <w15:commentEx w15:paraId="707E6123" w15:done="0"/>
  <w15:commentEx w15:paraId="280B9118" w15:done="0"/>
  <w15:commentEx w15:paraId="56121147" w15:done="0"/>
  <w15:commentEx w15:paraId="1A4A990A" w15:done="0"/>
  <w15:commentEx w15:paraId="06D00050" w15:done="0"/>
  <w15:commentEx w15:paraId="355EB5DC" w15:done="0"/>
  <w15:commentEx w15:paraId="14BC3117" w15:paraIdParent="355EB5DC" w15:done="0"/>
  <w15:commentEx w15:paraId="329D0B15" w15:done="0"/>
  <w15:commentEx w15:paraId="48A4CBD4" w15:done="0"/>
  <w15:commentEx w15:paraId="58742046" w15:done="0"/>
  <w15:commentEx w15:paraId="6B43D06C" w15:paraIdParent="58742046" w15:done="0"/>
  <w15:commentEx w15:paraId="3A9F2156" w15:done="0"/>
  <w15:commentEx w15:paraId="1436F5CC" w15:done="0"/>
  <w15:commentEx w15:paraId="44A7B029" w15:paraIdParent="1436F5CC" w15:done="0"/>
  <w15:commentEx w15:paraId="2B75A2F3" w15:done="0"/>
  <w15:commentEx w15:paraId="348E4040" w15:paraIdParent="2B75A2F3" w15:done="0"/>
  <w15:commentEx w15:paraId="1A08A4EB" w15:done="0"/>
  <w15:commentEx w15:paraId="55AC831E" w15:done="0"/>
  <w15:commentEx w15:paraId="7D666CBB" w15:paraIdParent="55AC831E" w15:done="0"/>
  <w15:commentEx w15:paraId="55A6453C" w15:done="0"/>
  <w15:commentEx w15:paraId="412C7C27" w15:paraIdParent="55A6453C" w15:done="0"/>
  <w15:commentEx w15:paraId="13E015D4" w15:done="0"/>
  <w15:commentEx w15:paraId="066658C7" w15:paraIdParent="13E015D4" w15:done="0"/>
  <w15:commentEx w15:paraId="7A6CF4EE" w15:done="0"/>
  <w15:commentEx w15:paraId="20953306" w15:done="0"/>
  <w15:commentEx w15:paraId="7C9C80B4" w15:done="0"/>
  <w15:commentEx w15:paraId="2ACC3938" w15:done="0"/>
  <w15:commentEx w15:paraId="24AC9149" w15:paraIdParent="2ACC3938" w15:done="0"/>
  <w15:commentEx w15:paraId="31D0750F" w15:done="0"/>
  <w15:commentEx w15:paraId="4E3DCDA0" w15:paraIdParent="31D0750F" w15:done="0"/>
  <w15:commentEx w15:paraId="5004188E" w15:done="0"/>
  <w15:commentEx w15:paraId="52B77F09" w15:paraIdParent="5004188E" w15:done="0"/>
  <w15:commentEx w15:paraId="0A1CAA3D" w15:done="0"/>
  <w15:commentEx w15:paraId="2A4BC890" w15:done="0"/>
  <w15:commentEx w15:paraId="6B2A9295" w15:done="0"/>
  <w15:commentEx w15:paraId="4D0BA4DB" w15:paraIdParent="6B2A9295" w15:done="0"/>
  <w15:commentEx w15:paraId="6A0440FF" w15:done="0"/>
  <w15:commentEx w15:paraId="0CECABBD" w15:done="0"/>
  <w15:commentEx w15:paraId="09AFB277" w15:done="0"/>
  <w15:commentEx w15:paraId="40262B14" w15:paraIdParent="09AFB277" w15:done="0"/>
  <w15:commentEx w15:paraId="7DA9E20C" w15:done="0"/>
  <w15:commentEx w15:paraId="23D6A904" w15:done="0"/>
  <w15:commentEx w15:paraId="1DE34B0B" w15:done="0"/>
  <w15:commentEx w15:paraId="7E846FB4" w15:done="0"/>
  <w15:commentEx w15:paraId="1A5FFB02" w15:done="0"/>
  <w15:commentEx w15:paraId="26B18A25" w15:paraIdParent="1A5FFB02" w15:done="0"/>
  <w15:commentEx w15:paraId="34B63697" w15:done="0"/>
  <w15:commentEx w15:paraId="6415FA48" w15:done="0"/>
  <w15:commentEx w15:paraId="5890CE12" w15:done="0"/>
  <w15:commentEx w15:paraId="58C6D88B" w15:done="0"/>
  <w15:commentEx w15:paraId="18543D5D" w15:done="0"/>
  <w15:commentEx w15:paraId="2A360A45" w15:done="0"/>
  <w15:commentEx w15:paraId="60895DB7" w15:done="0"/>
  <w15:commentEx w15:paraId="7257626C" w15:done="0"/>
  <w15:commentEx w15:paraId="3CBC76E6" w15:done="0"/>
  <w15:commentEx w15:paraId="1BDCBB30" w15:done="0"/>
  <w15:commentEx w15:paraId="5F32B337" w15:done="0"/>
  <w15:commentEx w15:paraId="3E21F871" w15:done="0"/>
  <w15:commentEx w15:paraId="0E4257DA" w15:done="0"/>
  <w15:commentEx w15:paraId="67355898" w15:done="0"/>
  <w15:commentEx w15:paraId="1D32E0E1" w15:done="0"/>
  <w15:commentEx w15:paraId="7E622D1E" w15:done="0"/>
  <w15:commentEx w15:paraId="43B0C3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33088B" w16cex:dateUtc="2024-02-21T13:04:00Z"/>
  <w16cex:commentExtensible w16cex:durableId="3C3E965B" w16cex:dateUtc="2024-03-14T13:04:00Z"/>
  <w16cex:commentExtensible w16cex:durableId="27880706" w16cex:dateUtc="2024-03-15T09:59:00Z"/>
  <w16cex:commentExtensible w16cex:durableId="1D6A2805" w16cex:dateUtc="2024-02-21T13:07:00Z"/>
  <w16cex:commentExtensible w16cex:durableId="3145F17B" w16cex:dateUtc="2024-02-21T13:14:00Z"/>
  <w16cex:commentExtensible w16cex:durableId="6A6140D3" w16cex:dateUtc="2024-02-21T13:27:00Z"/>
  <w16cex:commentExtensible w16cex:durableId="22BC9058" w16cex:dateUtc="2024-03-14T13:18:00Z"/>
  <w16cex:commentExtensible w16cex:durableId="5659400E" w16cex:dateUtc="2024-02-23T08:49:00Z"/>
  <w16cex:commentExtensible w16cex:durableId="00FE49BB" w16cex:dateUtc="2024-02-23T08:49:00Z"/>
  <w16cex:commentExtensible w16cex:durableId="1F38AB7A" w16cex:dateUtc="2024-02-21T17:46:00Z"/>
  <w16cex:commentExtensible w16cex:durableId="779E8AF1" w16cex:dateUtc="2024-02-22T13:08:00Z"/>
  <w16cex:commentExtensible w16cex:durableId="1D3BF54B" w16cex:dateUtc="2024-02-22T13:09:00Z"/>
  <w16cex:commentExtensible w16cex:durableId="00FC3F8E" w16cex:dateUtc="2024-02-22T13:18:00Z"/>
  <w16cex:commentExtensible w16cex:durableId="4F5CCC4F" w16cex:dateUtc="2024-02-23T08:31:00Z"/>
  <w16cex:commentExtensible w16cex:durableId="0A9FF077" w16cex:dateUtc="2024-02-23T08:55:00Z"/>
  <w16cex:commentExtensible w16cex:durableId="724FAE3C" w16cex:dateUtc="2024-02-23T08:56:00Z"/>
  <w16cex:commentExtensible w16cex:durableId="7930B373" w16cex:dateUtc="2024-02-23T14:04:00Z"/>
  <w16cex:commentExtensible w16cex:durableId="07ABF26B" w16cex:dateUtc="2024-02-23T14:33:00Z"/>
  <w16cex:commentExtensible w16cex:durableId="2669E34A" w16cex:dateUtc="2024-02-24T10:16:00Z"/>
  <w16cex:commentExtensible w16cex:durableId="05A9E296" w16cex:dateUtc="2024-02-24T10:16:00Z"/>
  <w16cex:commentExtensible w16cex:durableId="382AD048" w16cex:dateUtc="2024-02-25T18:16:00Z"/>
  <w16cex:commentExtensible w16cex:durableId="7DD55C6A" w16cex:dateUtc="2024-03-13T17:40:00Z"/>
  <w16cex:commentExtensible w16cex:durableId="723EA8F4" w16cex:dateUtc="2024-02-25T19:06:00Z"/>
  <w16cex:commentExtensible w16cex:durableId="631EECAC" w16cex:dateUtc="2024-02-26T08:17:00Z"/>
  <w16cex:commentExtensible w16cex:durableId="2221EE44" w16cex:dateUtc="2024-02-26T08:26:00Z"/>
  <w16cex:commentExtensible w16cex:durableId="5DB04BD5" w16cex:dateUtc="2024-02-26T08:45:00Z"/>
  <w16cex:commentExtensible w16cex:durableId="4B522AA4" w16cex:dateUtc="2024-02-26T09:13:00Z"/>
  <w16cex:commentExtensible w16cex:durableId="2608DF41" w16cex:dateUtc="2024-02-26T11:28:00Z"/>
  <w16cex:commentExtensible w16cex:durableId="0D35C459" w16cex:dateUtc="2024-02-26T11:43:00Z"/>
  <w16cex:commentExtensible w16cex:durableId="094E5B7F" w16cex:dateUtc="2024-03-14T14:14:00Z"/>
  <w16cex:commentExtensible w16cex:durableId="5371D337" w16cex:dateUtc="2024-02-27T08:48:00Z"/>
  <w16cex:commentExtensible w16cex:durableId="317AA118" w16cex:dateUtc="2024-02-27T09:05:00Z"/>
  <w16cex:commentExtensible w16cex:durableId="7043D8A3" w16cex:dateUtc="2024-02-27T09:32:00Z"/>
  <w16cex:commentExtensible w16cex:durableId="1C4E9DE4" w16cex:dateUtc="2024-02-27T09:32:00Z"/>
  <w16cex:commentExtensible w16cex:durableId="659E8A7D" w16cex:dateUtc="2024-02-27T09:52:00Z"/>
  <w16cex:commentExtensible w16cex:durableId="7E203A74" w16cex:dateUtc="2024-02-28T07:50:00Z"/>
  <w16cex:commentExtensible w16cex:durableId="2FA5A60E" w16cex:dateUtc="2024-03-14T14:28:00Z"/>
  <w16cex:commentExtensible w16cex:durableId="449E7EEE" w16cex:dateUtc="2024-02-28T08:00:00Z"/>
  <w16cex:commentExtensible w16cex:durableId="1F8F14E5" w16cex:dateUtc="2024-02-28T08:27:00Z"/>
  <w16cex:commentExtensible w16cex:durableId="15E9184F" w16cex:dateUtc="2024-02-29T07:41:00Z"/>
  <w16cex:commentExtensible w16cex:durableId="33B62E2C" w16cex:dateUtc="2024-02-29T07:49:00Z"/>
  <w16cex:commentExtensible w16cex:durableId="7EE88EA7" w16cex:dateUtc="2024-02-29T08:00:00Z"/>
  <w16cex:commentExtensible w16cex:durableId="0D30B137" w16cex:dateUtc="2024-02-29T19:05:00Z"/>
  <w16cex:commentExtensible w16cex:durableId="2134EBA7" w16cex:dateUtc="2024-03-07T09:35:00Z"/>
  <w16cex:commentExtensible w16cex:durableId="21E47B37" w16cex:dateUtc="2024-03-11T17:02:00Z"/>
  <w16cex:commentExtensible w16cex:durableId="3D57AE53" w16cex:dateUtc="2024-03-11T17:12:00Z"/>
  <w16cex:commentExtensible w16cex:durableId="04EB31BE" w16cex:dateUtc="2024-03-01T13:51:00Z"/>
  <w16cex:commentExtensible w16cex:durableId="793981D5" w16cex:dateUtc="2024-03-03T10:01:00Z"/>
  <w16cex:commentExtensible w16cex:durableId="224CCD84" w16cex:dateUtc="2024-03-03T10:01:00Z"/>
  <w16cex:commentExtensible w16cex:durableId="07ED4131" w16cex:dateUtc="2024-03-03T10:46:00Z"/>
  <w16cex:commentExtensible w16cex:durableId="7938E733" w16cex:dateUtc="2024-03-03T10:50:00Z"/>
  <w16cex:commentExtensible w16cex:durableId="34A7C444" w16cex:dateUtc="2024-03-04T13:14:00Z"/>
  <w16cex:commentExtensible w16cex:durableId="04FA9881" w16cex:dateUtc="2024-03-04T13:14:00Z"/>
  <w16cex:commentExtensible w16cex:durableId="7BF30088" w16cex:dateUtc="2024-03-04T13:52:00Z"/>
  <w16cex:commentExtensible w16cex:durableId="4A42651B" w16cex:dateUtc="2024-03-04T13:59:00Z"/>
  <w16cex:commentExtensible w16cex:durableId="79FD2105" w16cex:dateUtc="2024-03-04T17:59:00Z"/>
  <w16cex:commentExtensible w16cex:durableId="45267C81" w16cex:dateUtc="2024-03-04T18:36:00Z"/>
  <w16cex:commentExtensible w16cex:durableId="43EDD9E4" w16cex:dateUtc="2024-03-04T18:36:00Z"/>
  <w16cex:commentExtensible w16cex:durableId="465219B8" w16cex:dateUtc="2024-03-04T18:43:00Z"/>
  <w16cex:commentExtensible w16cex:durableId="3BB8EEAD" w16cex:dateUtc="2024-03-05T08:00:00Z"/>
  <w16cex:commentExtensible w16cex:durableId="5DCA280C" w16cex:dateUtc="2024-03-05T08:49:00Z"/>
  <w16cex:commentExtensible w16cex:durableId="7BE4AD69" w16cex:dateUtc="2024-03-14T15:11:00Z"/>
  <w16cex:commentExtensible w16cex:durableId="2C01A533" w16cex:dateUtc="2024-03-05T09:35:00Z"/>
  <w16cex:commentExtensible w16cex:durableId="4A6C6E30" w16cex:dateUtc="2024-03-06T07:36:00Z"/>
  <w16cex:commentExtensible w16cex:durableId="3F45BCD4" w16cex:dateUtc="2024-03-06T17:58:00Z"/>
  <w16cex:commentExtensible w16cex:durableId="3BE473A4" w16cex:dateUtc="2024-03-14T17:06:00Z"/>
  <w16cex:commentExtensible w16cex:durableId="408362C8" w16cex:dateUtc="2024-03-07T09:15:00Z"/>
  <w16cex:commentExtensible w16cex:durableId="44E9A104" w16cex:dateUtc="2024-03-07T09:39:00Z"/>
  <w16cex:commentExtensible w16cex:durableId="329CE1E4" w16cex:dateUtc="2024-03-07T10:22:00Z"/>
  <w16cex:commentExtensible w16cex:durableId="6FC9FB71" w16cex:dateUtc="2024-03-14T17:22:00Z"/>
  <w16cex:commentExtensible w16cex:durableId="2B58F5E3" w16cex:dateUtc="2024-03-07T19:21:00Z"/>
  <w16cex:commentExtensible w16cex:durableId="3F563432" w16cex:dateUtc="2024-03-07T19:34:00Z"/>
  <w16cex:commentExtensible w16cex:durableId="548A7E2D" w16cex:dateUtc="2024-03-08T18:22:00Z"/>
  <w16cex:commentExtensible w16cex:durableId="5C392F70" w16cex:dateUtc="2024-03-08T18:27:00Z"/>
  <w16cex:commentExtensible w16cex:durableId="088BCC37" w16cex:dateUtc="2024-03-08T18:30:00Z"/>
  <w16cex:commentExtensible w16cex:durableId="4A99361E" w16cex:dateUtc="2024-03-14T17:57:00Z"/>
  <w16cex:commentExtensible w16cex:durableId="16281E5B" w16cex:dateUtc="2024-03-08T18:39:00Z"/>
  <w16cex:commentExtensible w16cex:durableId="04DDC882" w16cex:dateUtc="2024-03-08T18:41:00Z"/>
  <w16cex:commentExtensible w16cex:durableId="22295EE0" w16cex:dateUtc="2024-03-09T13:48:00Z"/>
  <w16cex:commentExtensible w16cex:durableId="15A638B8" w16cex:dateUtc="2024-03-09T13:55:00Z"/>
  <w16cex:commentExtensible w16cex:durableId="0741D87D" w16cex:dateUtc="2024-03-09T16:45:00Z"/>
  <w16cex:commentExtensible w16cex:durableId="69E294B5" w16cex:dateUtc="2024-03-10T07:00:00Z"/>
  <w16cex:commentExtensible w16cex:durableId="5A75C96C" w16cex:dateUtc="2024-03-10T07:05:00Z"/>
  <w16cex:commentExtensible w16cex:durableId="13F8D0FD" w16cex:dateUtc="2024-03-10T07:09:00Z"/>
  <w16cex:commentExtensible w16cex:durableId="0FA1A483" w16cex:dateUtc="2024-03-10T08:13:00Z"/>
  <w16cex:commentExtensible w16cex:durableId="027837B7" w16cex:dateUtc="2024-03-10T07:25:00Z"/>
  <w16cex:commentExtensible w16cex:durableId="367380A7" w16cex:dateUtc="2024-03-10T07:39:00Z"/>
  <w16cex:commentExtensible w16cex:durableId="1F5FC6F1" w16cex:dateUtc="2024-03-10T07:46:00Z"/>
  <w16cex:commentExtensible w16cex:durableId="4B3ED477" w16cex:dateUtc="2024-03-10T07:50:00Z"/>
  <w16cex:commentExtensible w16cex:durableId="02DFD6EE" w16cex:dateUtc="2024-03-10T08:02:00Z"/>
  <w16cex:commentExtensible w16cex:durableId="230AB9CE" w16cex:dateUtc="2024-03-10T08:09:00Z"/>
  <w16cex:commentExtensible w16cex:durableId="297CC3E7" w16cex:dateUtc="2024-03-10T14:07:00Z"/>
  <w16cex:commentExtensible w16cex:durableId="4F1C885F" w16cex:dateUtc="2024-03-10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2CD2B" w16cid:durableId="5633088B"/>
  <w16cid:commentId w16cid:paraId="2C03D668" w16cid:durableId="3C3E965B"/>
  <w16cid:commentId w16cid:paraId="1DD9E9B0" w16cid:durableId="27880706"/>
  <w16cid:commentId w16cid:paraId="5795BE33" w16cid:durableId="1D6A2805"/>
  <w16cid:commentId w16cid:paraId="1ADB8165" w16cid:durableId="3145F17B"/>
  <w16cid:commentId w16cid:paraId="34942F03" w16cid:durableId="6A6140D3"/>
  <w16cid:commentId w16cid:paraId="5294E3E6" w16cid:durableId="22BC9058"/>
  <w16cid:commentId w16cid:paraId="20399AAA" w16cid:durableId="5659400E"/>
  <w16cid:commentId w16cid:paraId="272376DF" w16cid:durableId="00FE49BB"/>
  <w16cid:commentId w16cid:paraId="13F74628" w16cid:durableId="1F38AB7A"/>
  <w16cid:commentId w16cid:paraId="77802366" w16cid:durableId="779E8AF1"/>
  <w16cid:commentId w16cid:paraId="5AB69709" w16cid:durableId="1D3BF54B"/>
  <w16cid:commentId w16cid:paraId="734F8158" w16cid:durableId="00FC3F8E"/>
  <w16cid:commentId w16cid:paraId="52C16EC9" w16cid:durableId="4F5CCC4F"/>
  <w16cid:commentId w16cid:paraId="58E8B82B" w16cid:durableId="0A9FF077"/>
  <w16cid:commentId w16cid:paraId="6C8666BF" w16cid:durableId="724FAE3C"/>
  <w16cid:commentId w16cid:paraId="1386FFB8" w16cid:durableId="7930B373"/>
  <w16cid:commentId w16cid:paraId="1DBEE4F1" w16cid:durableId="07ABF26B"/>
  <w16cid:commentId w16cid:paraId="7922C1C1" w16cid:durableId="2669E34A"/>
  <w16cid:commentId w16cid:paraId="00B9547A" w16cid:durableId="05A9E296"/>
  <w16cid:commentId w16cid:paraId="2115E81B" w16cid:durableId="382AD048"/>
  <w16cid:commentId w16cid:paraId="1D9565C8" w16cid:durableId="7DD55C6A"/>
  <w16cid:commentId w16cid:paraId="7E6E5A86" w16cid:durableId="723EA8F4"/>
  <w16cid:commentId w16cid:paraId="7532531E" w16cid:durableId="631EECAC"/>
  <w16cid:commentId w16cid:paraId="233032FB" w16cid:durableId="2221EE44"/>
  <w16cid:commentId w16cid:paraId="133897E0" w16cid:durableId="5DB04BD5"/>
  <w16cid:commentId w16cid:paraId="14FAD399" w16cid:durableId="4B522AA4"/>
  <w16cid:commentId w16cid:paraId="27631114" w16cid:durableId="2608DF41"/>
  <w16cid:commentId w16cid:paraId="7AD74FD6" w16cid:durableId="0D35C459"/>
  <w16cid:commentId w16cid:paraId="5B06F183" w16cid:durableId="094E5B7F"/>
  <w16cid:commentId w16cid:paraId="707E6123" w16cid:durableId="5371D337"/>
  <w16cid:commentId w16cid:paraId="280B9118" w16cid:durableId="317AA118"/>
  <w16cid:commentId w16cid:paraId="56121147" w16cid:durableId="7043D8A3"/>
  <w16cid:commentId w16cid:paraId="1A4A990A" w16cid:durableId="1C4E9DE4"/>
  <w16cid:commentId w16cid:paraId="06D00050" w16cid:durableId="659E8A7D"/>
  <w16cid:commentId w16cid:paraId="355EB5DC" w16cid:durableId="7E203A74"/>
  <w16cid:commentId w16cid:paraId="14BC3117" w16cid:durableId="2FA5A60E"/>
  <w16cid:commentId w16cid:paraId="329D0B15" w16cid:durableId="449E7EEE"/>
  <w16cid:commentId w16cid:paraId="48A4CBD4" w16cid:durableId="1F8F14E5"/>
  <w16cid:commentId w16cid:paraId="58742046" w16cid:durableId="15E9184F"/>
  <w16cid:commentId w16cid:paraId="6B43D06C" w16cid:durableId="33B62E2C"/>
  <w16cid:commentId w16cid:paraId="3A9F2156" w16cid:durableId="7EE88EA7"/>
  <w16cid:commentId w16cid:paraId="1436F5CC" w16cid:durableId="0D30B137"/>
  <w16cid:commentId w16cid:paraId="44A7B029" w16cid:durableId="2134EBA7"/>
  <w16cid:commentId w16cid:paraId="2B75A2F3" w16cid:durableId="21E47B37"/>
  <w16cid:commentId w16cid:paraId="348E4040" w16cid:durableId="3D57AE53"/>
  <w16cid:commentId w16cid:paraId="1A08A4EB" w16cid:durableId="04EB31BE"/>
  <w16cid:commentId w16cid:paraId="55AC831E" w16cid:durableId="793981D5"/>
  <w16cid:commentId w16cid:paraId="7D666CBB" w16cid:durableId="224CCD84"/>
  <w16cid:commentId w16cid:paraId="55A6453C" w16cid:durableId="07ED4131"/>
  <w16cid:commentId w16cid:paraId="412C7C27" w16cid:durableId="7938E733"/>
  <w16cid:commentId w16cid:paraId="13E015D4" w16cid:durableId="34A7C444"/>
  <w16cid:commentId w16cid:paraId="066658C7" w16cid:durableId="04FA9881"/>
  <w16cid:commentId w16cid:paraId="7A6CF4EE" w16cid:durableId="7BF30088"/>
  <w16cid:commentId w16cid:paraId="20953306" w16cid:durableId="4A42651B"/>
  <w16cid:commentId w16cid:paraId="7C9C80B4" w16cid:durableId="79FD2105"/>
  <w16cid:commentId w16cid:paraId="2ACC3938" w16cid:durableId="45267C81"/>
  <w16cid:commentId w16cid:paraId="24AC9149" w16cid:durableId="43EDD9E4"/>
  <w16cid:commentId w16cid:paraId="31D0750F" w16cid:durableId="465219B8"/>
  <w16cid:commentId w16cid:paraId="4E3DCDA0" w16cid:durableId="3BB8EEAD"/>
  <w16cid:commentId w16cid:paraId="5004188E" w16cid:durableId="5DCA280C"/>
  <w16cid:commentId w16cid:paraId="52B77F09" w16cid:durableId="7BE4AD69"/>
  <w16cid:commentId w16cid:paraId="0A1CAA3D" w16cid:durableId="2C01A533"/>
  <w16cid:commentId w16cid:paraId="2A4BC890" w16cid:durableId="4A6C6E30"/>
  <w16cid:commentId w16cid:paraId="6B2A9295" w16cid:durableId="3F45BCD4"/>
  <w16cid:commentId w16cid:paraId="4D0BA4DB" w16cid:durableId="3BE473A4"/>
  <w16cid:commentId w16cid:paraId="6A0440FF" w16cid:durableId="408362C8"/>
  <w16cid:commentId w16cid:paraId="0CECABBD" w16cid:durableId="44E9A104"/>
  <w16cid:commentId w16cid:paraId="09AFB277" w16cid:durableId="329CE1E4"/>
  <w16cid:commentId w16cid:paraId="40262B14" w16cid:durableId="6FC9FB71"/>
  <w16cid:commentId w16cid:paraId="7DA9E20C" w16cid:durableId="2B58F5E3"/>
  <w16cid:commentId w16cid:paraId="23D6A904" w16cid:durableId="3F563432"/>
  <w16cid:commentId w16cid:paraId="1DE34B0B" w16cid:durableId="548A7E2D"/>
  <w16cid:commentId w16cid:paraId="7E846FB4" w16cid:durableId="5C392F70"/>
  <w16cid:commentId w16cid:paraId="1A5FFB02" w16cid:durableId="088BCC37"/>
  <w16cid:commentId w16cid:paraId="26B18A25" w16cid:durableId="4A99361E"/>
  <w16cid:commentId w16cid:paraId="34B63697" w16cid:durableId="16281E5B"/>
  <w16cid:commentId w16cid:paraId="6415FA48" w16cid:durableId="04DDC882"/>
  <w16cid:commentId w16cid:paraId="5890CE12" w16cid:durableId="22295EE0"/>
  <w16cid:commentId w16cid:paraId="58C6D88B" w16cid:durableId="15A638B8"/>
  <w16cid:commentId w16cid:paraId="18543D5D" w16cid:durableId="0741D87D"/>
  <w16cid:commentId w16cid:paraId="2A360A45" w16cid:durableId="69E294B5"/>
  <w16cid:commentId w16cid:paraId="60895DB7" w16cid:durableId="5A75C96C"/>
  <w16cid:commentId w16cid:paraId="7257626C" w16cid:durableId="13F8D0FD"/>
  <w16cid:commentId w16cid:paraId="3CBC76E6" w16cid:durableId="0FA1A483"/>
  <w16cid:commentId w16cid:paraId="1BDCBB30" w16cid:durableId="027837B7"/>
  <w16cid:commentId w16cid:paraId="5F32B337" w16cid:durableId="367380A7"/>
  <w16cid:commentId w16cid:paraId="3E21F871" w16cid:durableId="1F5FC6F1"/>
  <w16cid:commentId w16cid:paraId="0E4257DA" w16cid:durableId="4B3ED477"/>
  <w16cid:commentId w16cid:paraId="67355898" w16cid:durableId="02DFD6EE"/>
  <w16cid:commentId w16cid:paraId="1D32E0E1" w16cid:durableId="230AB9CE"/>
  <w16cid:commentId w16cid:paraId="7E622D1E" w16cid:durableId="297CC3E7"/>
  <w16cid:commentId w16cid:paraId="43B0C3FC" w16cid:durableId="4F1C8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E995" w14:textId="77777777" w:rsidR="00BA370D" w:rsidRDefault="00BA370D">
      <w:pPr>
        <w:rPr>
          <w:rFonts w:hint="eastAsia"/>
        </w:rPr>
      </w:pPr>
      <w:r>
        <w:separator/>
      </w:r>
    </w:p>
  </w:endnote>
  <w:endnote w:type="continuationSeparator" w:id="0">
    <w:p w14:paraId="3A6F1C45" w14:textId="77777777" w:rsidR="00BA370D" w:rsidRDefault="00BA370D">
      <w:pPr>
        <w:rPr>
          <w:rFonts w:hint="eastAsia"/>
        </w:rPr>
      </w:pPr>
      <w:r>
        <w:continuationSeparator/>
      </w:r>
    </w:p>
  </w:endnote>
  <w:endnote w:id="1">
    <w:p w14:paraId="02DD3E07" w14:textId="77777777" w:rsidR="00E324CC" w:rsidRDefault="00000000">
      <w:pPr>
        <w:pStyle w:val="EndnoteText"/>
        <w:rPr>
          <w:rFonts w:hint="eastAsia"/>
        </w:rPr>
      </w:pPr>
      <w:r>
        <w:rPr>
          <w:rStyle w:val="EndnoteCharacters"/>
        </w:rPr>
        <w:endnoteRef/>
      </w:r>
      <w:r>
        <w:rPr>
          <w:rStyle w:val="EndnoteCharacters"/>
        </w:rPr>
        <w:tab/>
      </w:r>
      <w:r>
        <w:t>Slight disparity here between the original text and the translation – Thomas has the following three lines all under ‘Tous’</w:t>
      </w:r>
    </w:p>
  </w:endnote>
  <w:endnote w:id="2">
    <w:p w14:paraId="7CA15334" w14:textId="77777777" w:rsidR="00E324CC" w:rsidRDefault="00000000">
      <w:pPr>
        <w:pStyle w:val="EndnoteText"/>
        <w:rPr>
          <w:rFonts w:hint="eastAsia"/>
        </w:rPr>
      </w:pPr>
      <w:r>
        <w:rPr>
          <w:rStyle w:val="EndnoteCharacters"/>
        </w:rPr>
        <w:endnoteRef/>
      </w:r>
      <w:r>
        <w:rPr>
          <w:rStyle w:val="EndnoteCharacters"/>
        </w:rPr>
        <w:tab/>
      </w:r>
      <w:r>
        <w:t>Could this be a mistake? The entry under ‘heathen’ in Maris De Garis’ dictionary is ‘paien’.</w:t>
      </w:r>
    </w:p>
  </w:endnote>
  <w:endnote w:id="3">
    <w:p w14:paraId="5401E8BA" w14:textId="77777777" w:rsidR="00E324CC" w:rsidDel="00E608B9" w:rsidRDefault="00000000">
      <w:pPr>
        <w:pStyle w:val="EndnoteText"/>
        <w:rPr>
          <w:del w:id="22" w:author="Yan Marquis" w:date="2024-02-25T18:43:00Z"/>
          <w:rFonts w:hint="eastAsia"/>
        </w:rPr>
      </w:pPr>
      <w:r>
        <w:rPr>
          <w:rStyle w:val="EndnoteCharacters"/>
        </w:rPr>
        <w:endnoteRef/>
      </w:r>
      <w:r>
        <w:rPr>
          <w:rStyle w:val="EndnoteCharacters"/>
        </w:rPr>
        <w:tab/>
      </w:r>
      <w:r>
        <w:t>Error in original text?</w:t>
      </w:r>
    </w:p>
  </w:endnote>
  <w:endnote w:id="4">
    <w:p w14:paraId="684A1BA2" w14:textId="77777777" w:rsidR="00E324CC" w:rsidRDefault="00000000">
      <w:pPr>
        <w:pStyle w:val="EndnoteText"/>
        <w:rPr>
          <w:rFonts w:hint="eastAsia"/>
        </w:rPr>
      </w:pPr>
      <w:r>
        <w:rPr>
          <w:rStyle w:val="EndnoteCharacters"/>
        </w:rPr>
        <w:endnoteRef/>
      </w:r>
      <w:r>
        <w:rPr>
          <w:rStyle w:val="EndnoteCharacters"/>
        </w:rPr>
        <w:tab/>
      </w:r>
      <w:r>
        <w:t>Translation appears to skip one line here – original text reads “Hark! Peace!”</w:t>
      </w:r>
    </w:p>
  </w:endnote>
  <w:endnote w:id="5">
    <w:p w14:paraId="7E12FD8D" w14:textId="77777777" w:rsidR="00E324CC" w:rsidRDefault="00000000">
      <w:pPr>
        <w:pStyle w:val="EndnoteText"/>
        <w:rPr>
          <w:rFonts w:hint="eastAsia"/>
        </w:rPr>
      </w:pPr>
      <w:r>
        <w:rPr>
          <w:rStyle w:val="EndnoteCharacters"/>
        </w:rPr>
        <w:endnoteRef/>
      </w:r>
      <w:r>
        <w:rPr>
          <w:rStyle w:val="EndnoteCharacters"/>
        </w:rPr>
        <w:tab/>
      </w:r>
      <w:r>
        <w:t xml:space="preserve">Written as a stage direction, this perhaps explain the earlier omission </w:t>
      </w:r>
    </w:p>
  </w:endnote>
  <w:endnote w:id="6">
    <w:p w14:paraId="3995F30C" w14:textId="34EA37C2" w:rsidR="00E324CC" w:rsidRDefault="00000000">
      <w:pPr>
        <w:pStyle w:val="EndnoteText"/>
        <w:rPr>
          <w:rFonts w:hint="eastAsia"/>
        </w:rPr>
      </w:pPr>
      <w:r>
        <w:rPr>
          <w:rStyle w:val="EndnoteCharacters"/>
        </w:rPr>
        <w:endnoteRef/>
      </w:r>
      <w:r>
        <w:rPr>
          <w:rStyle w:val="EndnoteCharacters"/>
        </w:rPr>
        <w:tab/>
      </w:r>
      <w:r>
        <w:t>One line from the original text - ‘Ring the bell.’ - appears to have been omitted from the translation here.</w:t>
      </w:r>
    </w:p>
  </w:endnote>
  <w:endnote w:id="7">
    <w:p w14:paraId="4899F1B2" w14:textId="77777777" w:rsidR="00E324CC" w:rsidRDefault="00000000">
      <w:pPr>
        <w:pStyle w:val="EndnoteText"/>
        <w:rPr>
          <w:rFonts w:hint="eastAsia"/>
        </w:rPr>
      </w:pPr>
      <w:r>
        <w:rPr>
          <w:rStyle w:val="EndnoteCharacters"/>
        </w:rPr>
        <w:endnoteRef/>
      </w:r>
      <w:r>
        <w:rPr>
          <w:rStyle w:val="EndnoteCharacters"/>
        </w:rPr>
        <w:tab/>
      </w:r>
      <w:r>
        <w:t>Original text reads: ‘O gentle lady!’</w:t>
      </w:r>
    </w:p>
  </w:endnote>
  <w:endnote w:id="8">
    <w:p w14:paraId="54DA0770" w14:textId="77777777" w:rsidR="00E324CC" w:rsidRDefault="00000000">
      <w:pPr>
        <w:pStyle w:val="EndnoteText"/>
        <w:rPr>
          <w:rFonts w:hint="eastAsia"/>
        </w:rPr>
      </w:pPr>
      <w:r>
        <w:rPr>
          <w:rStyle w:val="EndnoteCharacters"/>
        </w:rPr>
        <w:endnoteRef/>
      </w:r>
      <w:r>
        <w:rPr>
          <w:rStyle w:val="EndnoteCharacters"/>
        </w:rPr>
        <w:tab/>
      </w:r>
      <w:r>
        <w:t>Original text reads: ‘[Aside to Donalbain]’</w:t>
      </w:r>
    </w:p>
  </w:endnote>
  <w:endnote w:id="9">
    <w:p w14:paraId="4B5C425B" w14:textId="77777777" w:rsidR="00E324CC" w:rsidRDefault="00000000">
      <w:pPr>
        <w:pStyle w:val="EndnoteText"/>
        <w:rPr>
          <w:rFonts w:hint="eastAsia"/>
        </w:rPr>
      </w:pPr>
      <w:r>
        <w:rPr>
          <w:rStyle w:val="EndnoteCharacters"/>
        </w:rPr>
        <w:endnoteRef/>
      </w:r>
      <w:r>
        <w:rPr>
          <w:rStyle w:val="EndnoteCharacters"/>
        </w:rPr>
        <w:tab/>
      </w:r>
      <w:r>
        <w:t>Original text reads: ‘[Aside to Malcolm]’</w:t>
      </w:r>
    </w:p>
  </w:endnote>
  <w:endnote w:id="10">
    <w:p w14:paraId="2D6A81C4" w14:textId="77777777" w:rsidR="00E324CC" w:rsidRDefault="00000000">
      <w:pPr>
        <w:pStyle w:val="EndnoteText"/>
        <w:rPr>
          <w:rFonts w:hint="eastAsia"/>
        </w:rPr>
      </w:pPr>
      <w:r>
        <w:rPr>
          <w:rStyle w:val="EndnoteCharacters"/>
        </w:rPr>
        <w:endnoteRef/>
      </w:r>
      <w:r>
        <w:rPr>
          <w:rStyle w:val="EndnoteCharacters"/>
        </w:rPr>
        <w:tab/>
      </w:r>
      <w:r>
        <w:t>Original text reads: ‘[Aside to Donalbain]’</w:t>
      </w:r>
    </w:p>
  </w:endnote>
  <w:endnote w:id="11">
    <w:p w14:paraId="6A00F479" w14:textId="77777777" w:rsidR="00E324CC" w:rsidRDefault="00000000">
      <w:pPr>
        <w:pStyle w:val="EndnoteText"/>
        <w:rPr>
          <w:rFonts w:hint="eastAsia"/>
        </w:rPr>
      </w:pPr>
      <w:r>
        <w:rPr>
          <w:rStyle w:val="EndnoteCharacters"/>
        </w:rPr>
        <w:endnoteRef/>
      </w:r>
      <w:r>
        <w:rPr>
          <w:rStyle w:val="EndnoteCharacters"/>
        </w:rPr>
        <w:tab/>
      </w:r>
      <w:r>
        <w:t>‘falcon’</w:t>
      </w:r>
    </w:p>
  </w:endnote>
  <w:endnote w:id="12">
    <w:p w14:paraId="41AFAF9B" w14:textId="77777777" w:rsidR="00E324CC" w:rsidRDefault="00000000">
      <w:pPr>
        <w:pStyle w:val="EndnoteText"/>
        <w:rPr>
          <w:rFonts w:hint="eastAsia"/>
        </w:rPr>
      </w:pPr>
      <w:r>
        <w:rPr>
          <w:rStyle w:val="EndnoteCharacters"/>
        </w:rPr>
        <w:endnoteRef/>
      </w:r>
      <w:r>
        <w:rPr>
          <w:rStyle w:val="EndnoteCharacters"/>
        </w:rPr>
        <w:tab/>
      </w:r>
      <w:r>
        <w:t>Original text reads: ‘[Exeunt Murderers]’ here</w:t>
      </w:r>
    </w:p>
  </w:endnote>
  <w:endnote w:id="13">
    <w:p w14:paraId="0BF0AB7F" w14:textId="77777777" w:rsidR="00E324CC" w:rsidRDefault="00000000">
      <w:pPr>
        <w:pStyle w:val="EndnoteText"/>
        <w:rPr>
          <w:rFonts w:hint="eastAsia"/>
        </w:rPr>
      </w:pPr>
      <w:r>
        <w:rPr>
          <w:rStyle w:val="EndnoteCharacters"/>
        </w:rPr>
        <w:endnoteRef/>
      </w:r>
      <w:r>
        <w:rPr>
          <w:rStyle w:val="EndnoteCharacters"/>
        </w:rPr>
        <w:tab/>
      </w:r>
      <w:r>
        <w:t>Original text reads: ‘A Park, with a Road leading to the Palace.’</w:t>
      </w:r>
    </w:p>
  </w:endnote>
  <w:endnote w:id="14">
    <w:p w14:paraId="2AEFE6FA" w14:textId="77777777" w:rsidR="00E324CC" w:rsidRDefault="00000000">
      <w:pPr>
        <w:pStyle w:val="EndnoteText"/>
        <w:rPr>
          <w:rFonts w:hint="eastAsia"/>
        </w:rPr>
      </w:pPr>
      <w:r>
        <w:rPr>
          <w:rStyle w:val="EndnoteCharacters"/>
        </w:rPr>
        <w:endnoteRef/>
      </w:r>
      <w:r>
        <w:rPr>
          <w:rStyle w:val="EndnoteCharacters"/>
        </w:rPr>
        <w:tab/>
      </w:r>
      <w:r>
        <w:t>Original text here has the stage direction: ‘[Approaching the door]</w:t>
      </w:r>
    </w:p>
  </w:endnote>
  <w:endnote w:id="15">
    <w:p w14:paraId="507CD55E" w14:textId="77777777" w:rsidR="00E324CC" w:rsidRDefault="00000000">
      <w:pPr>
        <w:pStyle w:val="EndnoteText"/>
        <w:rPr>
          <w:rFonts w:hint="eastAsia"/>
        </w:rPr>
      </w:pPr>
      <w:r>
        <w:rPr>
          <w:rStyle w:val="EndnoteCharacters"/>
        </w:rPr>
        <w:endnoteRef/>
      </w:r>
      <w:r>
        <w:rPr>
          <w:rStyle w:val="EndnoteCharacters"/>
        </w:rPr>
        <w:tab/>
      </w:r>
      <w:r>
        <w:t>Original stage direction is simply: ‘Enter Hecate.’</w:t>
      </w:r>
    </w:p>
  </w:endnote>
  <w:endnote w:id="16">
    <w:p w14:paraId="60125B1A" w14:textId="77777777" w:rsidR="00E324CC" w:rsidRDefault="00000000">
      <w:pPr>
        <w:pStyle w:val="EndnoteText"/>
        <w:rPr>
          <w:rFonts w:hint="eastAsia"/>
        </w:rPr>
      </w:pPr>
      <w:r>
        <w:rPr>
          <w:rStyle w:val="EndnoteCharacters"/>
        </w:rPr>
        <w:endnoteRef/>
      </w:r>
      <w:r>
        <w:rPr>
          <w:rStyle w:val="EndnoteCharacters"/>
        </w:rPr>
        <w:tab/>
      </w:r>
      <w:r>
        <w:t>Original text reads: ‘[Music, and a Song, ‘Black Spirits,’ &amp;c.’ - the source of the following four lines is therefore uncertain</w:t>
      </w:r>
    </w:p>
  </w:endnote>
  <w:endnote w:id="17">
    <w:p w14:paraId="3B3DDA20" w14:textId="77777777" w:rsidR="00E324CC" w:rsidRDefault="00000000">
      <w:pPr>
        <w:pStyle w:val="EndnoteText"/>
        <w:rPr>
          <w:rFonts w:hint="eastAsia"/>
        </w:rPr>
      </w:pPr>
      <w:r>
        <w:rPr>
          <w:rStyle w:val="EndnoteCharacters"/>
        </w:rPr>
        <w:endnoteRef/>
      </w:r>
      <w:r>
        <w:rPr>
          <w:rStyle w:val="EndnoteCharacters"/>
        </w:rPr>
        <w:tab/>
      </w:r>
      <w:r>
        <w:t>Original text here has the stage direction: ‘[Apparitions vanish]’ but this is missing from the translation</w:t>
      </w:r>
    </w:p>
  </w:endnote>
  <w:endnote w:id="18">
    <w:p w14:paraId="4EE5C3C2" w14:textId="77777777" w:rsidR="00E324CC" w:rsidRDefault="00000000">
      <w:pPr>
        <w:pStyle w:val="EndnoteText"/>
        <w:rPr>
          <w:rFonts w:hint="eastAsia"/>
        </w:rPr>
      </w:pPr>
      <w:r>
        <w:rPr>
          <w:rStyle w:val="EndnoteCharacters"/>
        </w:rPr>
        <w:endnoteRef/>
      </w:r>
      <w:r>
        <w:rPr>
          <w:rStyle w:val="EndnoteCharacters"/>
        </w:rPr>
        <w:tab/>
      </w:r>
      <w:r>
        <w:t>Original stage direction also states: ‘… with Hecate.’</w:t>
      </w:r>
    </w:p>
  </w:endnote>
  <w:endnote w:id="19">
    <w:p w14:paraId="5F93C3EA" w14:textId="77777777" w:rsidR="00E324CC" w:rsidRDefault="00000000">
      <w:pPr>
        <w:pStyle w:val="EndnoteText"/>
        <w:rPr>
          <w:rFonts w:hint="eastAsia"/>
        </w:rPr>
      </w:pPr>
      <w:r>
        <w:rPr>
          <w:rStyle w:val="EndnoteCharacters"/>
        </w:rPr>
        <w:endnoteRef/>
      </w:r>
      <w:r>
        <w:rPr>
          <w:rStyle w:val="EndnoteCharacters"/>
        </w:rPr>
        <w:tab/>
      </w:r>
      <w:r>
        <w:t>Original text: ‘[Aside]’</w:t>
      </w:r>
    </w:p>
  </w:endnote>
  <w:endnote w:id="20">
    <w:p w14:paraId="42CFCB10" w14:textId="77777777" w:rsidR="00E324CC" w:rsidRDefault="00000000">
      <w:pPr>
        <w:pStyle w:val="EndnoteText"/>
        <w:rPr>
          <w:rFonts w:hint="eastAsia"/>
        </w:rPr>
      </w:pPr>
      <w:r>
        <w:rPr>
          <w:rStyle w:val="EndnoteCharacters"/>
        </w:rPr>
        <w:endnoteRef/>
      </w:r>
      <w:r>
        <w:rPr>
          <w:rStyle w:val="EndnoteCharacters"/>
        </w:rPr>
        <w:tab/>
      </w:r>
      <w:r>
        <w:t>This line does not appear to translate the original text, which ends at ‘ … for all your saying.’</w:t>
      </w:r>
    </w:p>
  </w:endnote>
  <w:endnote w:id="21">
    <w:p w14:paraId="38AE0399" w14:textId="77777777" w:rsidR="00E324CC" w:rsidRDefault="00000000">
      <w:pPr>
        <w:pStyle w:val="EndnoteText"/>
        <w:rPr>
          <w:rFonts w:hint="eastAsia"/>
        </w:rPr>
      </w:pPr>
      <w:r>
        <w:rPr>
          <w:rStyle w:val="EndnoteCharacters"/>
        </w:rPr>
        <w:endnoteRef/>
      </w:r>
      <w:r>
        <w:rPr>
          <w:rStyle w:val="EndnoteCharacters"/>
        </w:rPr>
        <w:tab/>
      </w:r>
      <w:r>
        <w:t>Original text ends: ‘ … yet all this while in a most fast sleep.’</w:t>
      </w:r>
    </w:p>
  </w:endnote>
  <w:endnote w:id="22">
    <w:p w14:paraId="06CCD5CF" w14:textId="77777777" w:rsidR="00E324CC" w:rsidRDefault="00000000">
      <w:pPr>
        <w:pStyle w:val="EndnoteText"/>
        <w:rPr>
          <w:rFonts w:hint="eastAsia"/>
        </w:rPr>
      </w:pPr>
      <w:r>
        <w:rPr>
          <w:rStyle w:val="EndnoteCharacters"/>
        </w:rPr>
        <w:endnoteRef/>
      </w:r>
      <w:r>
        <w:rPr>
          <w:rStyle w:val="EndnoteCharacters"/>
        </w:rPr>
        <w:tab/>
      </w:r>
      <w:r>
        <w:t>Original stage direction: ‘[Exit Servant.’</w:t>
      </w:r>
    </w:p>
  </w:endnote>
  <w:endnote w:id="23">
    <w:p w14:paraId="7B3315C7" w14:textId="77777777" w:rsidR="00E324CC" w:rsidRDefault="00000000">
      <w:pPr>
        <w:pStyle w:val="EndnoteText"/>
        <w:rPr>
          <w:rFonts w:hint="eastAsia"/>
        </w:rPr>
      </w:pPr>
      <w:r>
        <w:rPr>
          <w:rStyle w:val="EndnoteCharacters"/>
        </w:rPr>
        <w:endnoteRef/>
      </w:r>
      <w:r>
        <w:rPr>
          <w:rStyle w:val="EndnoteCharacters"/>
        </w:rPr>
        <w:tab/>
      </w:r>
      <w:r>
        <w:t xml:space="preserve"> Original text states: ‘[Aside.]’</w:t>
      </w:r>
    </w:p>
  </w:endnote>
  <w:endnote w:id="24">
    <w:p w14:paraId="71D75A3E" w14:textId="77777777" w:rsidR="00E324CC" w:rsidRDefault="00000000">
      <w:pPr>
        <w:pStyle w:val="EndnoteText"/>
        <w:rPr>
          <w:rFonts w:hint="eastAsia"/>
        </w:rPr>
      </w:pPr>
      <w:r>
        <w:rPr>
          <w:rStyle w:val="EndnoteCharacters"/>
        </w:rPr>
        <w:endnoteRef/>
      </w:r>
      <w:r>
        <w:rPr>
          <w:rStyle w:val="EndnoteCharacters"/>
        </w:rPr>
        <w:tab/>
      </w:r>
      <w:r>
        <w:t xml:space="preserve"> Original text states: ‘Country near Birnam Wood.’</w:t>
      </w:r>
    </w:p>
  </w:endnote>
  <w:endnote w:id="25">
    <w:p w14:paraId="6DADEC8A" w14:textId="77777777" w:rsidR="00E324CC" w:rsidRDefault="00000000">
      <w:pPr>
        <w:pStyle w:val="EndnoteText"/>
        <w:ind w:left="0" w:firstLine="0"/>
        <w:rPr>
          <w:rFonts w:hint="eastAsia"/>
        </w:rPr>
      </w:pPr>
      <w:r>
        <w:rPr>
          <w:rStyle w:val="EndnoteCharacters"/>
        </w:rPr>
        <w:endnoteRef/>
      </w:r>
      <w:r>
        <w:rPr>
          <w:rStyle w:val="EndnoteCharacters"/>
        </w:rPr>
        <w:tab/>
      </w:r>
      <w:r>
        <w:t xml:space="preserve"> Original stage direction: ‘[Exit.’</w:t>
      </w:r>
    </w:p>
  </w:endnote>
  <w:endnote w:id="26">
    <w:p w14:paraId="44585940" w14:textId="77777777" w:rsidR="00E324CC" w:rsidRDefault="00000000">
      <w:pPr>
        <w:pStyle w:val="EndnoteText"/>
        <w:rPr>
          <w:rFonts w:hint="eastAsia"/>
        </w:rPr>
      </w:pPr>
      <w:r>
        <w:rPr>
          <w:rStyle w:val="EndnoteCharacters"/>
        </w:rPr>
        <w:endnoteRef/>
      </w:r>
      <w:r>
        <w:rPr>
          <w:rStyle w:val="EndnoteCharacters"/>
        </w:rPr>
        <w:tab/>
      </w:r>
      <w:r>
        <w:t xml:space="preserve"> Original stage direction: ‘Re-enter Seyton.’</w:t>
      </w:r>
    </w:p>
  </w:endnote>
  <w:endnote w:id="27">
    <w:p w14:paraId="0C64D47B" w14:textId="77777777" w:rsidR="00E324CC" w:rsidRDefault="00000000">
      <w:pPr>
        <w:pStyle w:val="EndnoteText"/>
        <w:rPr>
          <w:rFonts w:hint="eastAsia"/>
        </w:rPr>
      </w:pPr>
      <w:r>
        <w:rPr>
          <w:rStyle w:val="EndnoteCharacters"/>
        </w:rPr>
        <w:endnoteRef/>
      </w:r>
      <w:r>
        <w:rPr>
          <w:rStyle w:val="EndnoteCharacters"/>
        </w:rPr>
        <w:tab/>
      </w:r>
      <w:r>
        <w:t xml:space="preserve"> This stage direction does not appear in the original text.</w:t>
      </w:r>
    </w:p>
  </w:endnote>
  <w:endnote w:id="28">
    <w:p w14:paraId="13381933" w14:textId="77777777" w:rsidR="00E324CC" w:rsidRDefault="00000000">
      <w:pPr>
        <w:pStyle w:val="EndnoteText"/>
        <w:rPr>
          <w:rFonts w:hint="eastAsia"/>
        </w:rPr>
      </w:pPr>
      <w:r>
        <w:rPr>
          <w:rStyle w:val="EndnoteCharacters"/>
        </w:rPr>
        <w:endnoteRef/>
      </w:r>
      <w:r>
        <w:rPr>
          <w:rStyle w:val="EndnoteCharacters"/>
        </w:rPr>
        <w:tab/>
      </w:r>
      <w:r>
        <w:t xml:space="preserve"> Original stage direction ends: ‘[Exeunt.’</w:t>
      </w:r>
    </w:p>
  </w:endnote>
  <w:endnote w:id="29">
    <w:p w14:paraId="6A2B7AF0" w14:textId="77777777" w:rsidR="00E324CC" w:rsidRDefault="00000000">
      <w:pPr>
        <w:pStyle w:val="EndnoteText"/>
        <w:rPr>
          <w:rFonts w:hint="eastAsia"/>
        </w:rPr>
      </w:pPr>
      <w:r>
        <w:rPr>
          <w:rStyle w:val="EndnoteCharacters"/>
        </w:rPr>
        <w:endnoteRef/>
      </w:r>
      <w:r>
        <w:tab/>
        <w:t xml:space="preserve"> Original text reads: ‘Scene VIII. Another part of the field.’ here, whereas Martin appears to blend the two scenes together.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ptos Display">
    <w:panose1 w:val="00000000000000000000"/>
    <w:charset w:val="00"/>
    <w:family w:val="roman"/>
    <w:notTrueType/>
    <w:pitch w:val="default"/>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6B981" w14:textId="77777777" w:rsidR="00BA370D" w:rsidRDefault="00BA370D">
      <w:pPr>
        <w:rPr>
          <w:rFonts w:hint="eastAsia"/>
        </w:rPr>
      </w:pPr>
      <w:r>
        <w:separator/>
      </w:r>
    </w:p>
  </w:footnote>
  <w:footnote w:type="continuationSeparator" w:id="0">
    <w:p w14:paraId="5B6D2DC6" w14:textId="77777777" w:rsidR="00BA370D" w:rsidRDefault="00BA370D">
      <w:pPr>
        <w:rPr>
          <w:rFonts w:hint="eastAsia"/>
        </w:rPr>
      </w:pPr>
      <w:r>
        <w:continuationSeparator/>
      </w:r>
    </w:p>
  </w:footnote>
  <w:footnote w:id="1">
    <w:p w14:paraId="5AC761B5" w14:textId="77777777" w:rsidR="00E324CC" w:rsidRDefault="00000000">
      <w:pPr>
        <w:pStyle w:val="FootnoteText"/>
        <w:rPr>
          <w:rFonts w:hint="eastAsia"/>
        </w:rPr>
      </w:pPr>
      <w:r>
        <w:rPr>
          <w:rStyle w:val="FootnoteCharacters"/>
        </w:rPr>
        <w:footnoteRef/>
      </w:r>
      <w:r>
        <w:rPr>
          <w:rStyle w:val="FootnoteCharacters"/>
        </w:rPr>
        <w:tab/>
      </w:r>
      <w:r>
        <w:t>[Aside] in orginal text.</w:t>
      </w:r>
    </w:p>
  </w:footnote>
  <w:footnote w:id="2">
    <w:p w14:paraId="2DFC3D43" w14:textId="77777777" w:rsidR="00E324CC" w:rsidRDefault="00000000">
      <w:pPr>
        <w:pStyle w:val="FootnoteText"/>
        <w:rPr>
          <w:rFonts w:hint="eastAsia"/>
        </w:rPr>
      </w:pPr>
      <w:r>
        <w:rPr>
          <w:rStyle w:val="FootnoteCharacters"/>
        </w:rPr>
        <w:footnoteRef/>
      </w:r>
      <w:r>
        <w:rPr>
          <w:rStyle w:val="FootnoteCharacters"/>
        </w:rPr>
        <w:tab/>
      </w:r>
      <w:r>
        <w:t>[To Ross and Angus] in original text.</w:t>
      </w:r>
    </w:p>
  </w:footnote>
  <w:footnote w:id="3">
    <w:p w14:paraId="40C70B62" w14:textId="77777777" w:rsidR="00E324CC" w:rsidRDefault="00000000">
      <w:pPr>
        <w:pStyle w:val="FootnoteText"/>
        <w:rPr>
          <w:rFonts w:hint="eastAsia"/>
        </w:rPr>
      </w:pPr>
      <w:r>
        <w:rPr>
          <w:rStyle w:val="FootnoteCharacters"/>
        </w:rPr>
        <w:footnoteRef/>
      </w:r>
      <w:r>
        <w:rPr>
          <w:rStyle w:val="FootnoteCharacters"/>
        </w:rPr>
        <w:tab/>
      </w:r>
      <w:r>
        <w:t>[To Banquo] in original text.</w:t>
      </w:r>
    </w:p>
  </w:footnote>
  <w:footnote w:id="4">
    <w:p w14:paraId="2F0C727D" w14:textId="77777777" w:rsidR="00E324CC" w:rsidRDefault="00000000">
      <w:pPr>
        <w:pStyle w:val="FootnoteText"/>
        <w:rPr>
          <w:rFonts w:hint="eastAsia"/>
        </w:rPr>
      </w:pPr>
      <w:r>
        <w:rPr>
          <w:rStyle w:val="FootnoteCharacters"/>
        </w:rPr>
        <w:footnoteRef/>
      </w:r>
      <w:r>
        <w:rPr>
          <w:rStyle w:val="FootnoteCharacters"/>
        </w:rPr>
        <w:tab/>
      </w:r>
      <w:r>
        <w:t>[Aside] in original text.</w:t>
      </w:r>
    </w:p>
  </w:footnote>
  <w:footnote w:id="5">
    <w:p w14:paraId="0B90EE9E" w14:textId="77777777" w:rsidR="00E324CC" w:rsidRDefault="00000000">
      <w:pPr>
        <w:pStyle w:val="FootnoteText"/>
        <w:rPr>
          <w:rFonts w:hint="eastAsia"/>
        </w:rPr>
      </w:pPr>
      <w:r>
        <w:rPr>
          <w:rStyle w:val="FootnoteCharacters"/>
        </w:rPr>
        <w:footnoteRef/>
      </w:r>
      <w:r>
        <w:rPr>
          <w:rStyle w:val="FootnoteCharacters"/>
        </w:rPr>
        <w:tab/>
      </w:r>
      <w:r>
        <w:t>[Aside] in original text.</w:t>
      </w:r>
    </w:p>
  </w:footnote>
  <w:footnote w:id="6">
    <w:p w14:paraId="521EE8A2" w14:textId="77777777" w:rsidR="00E324CC" w:rsidRDefault="00000000">
      <w:pPr>
        <w:pStyle w:val="FootnoteText"/>
        <w:rPr>
          <w:rFonts w:hint="eastAsia"/>
        </w:rPr>
      </w:pPr>
      <w:r>
        <w:rPr>
          <w:rStyle w:val="FootnoteCharacters"/>
        </w:rPr>
        <w:footnoteRef/>
      </w:r>
      <w:r>
        <w:rPr>
          <w:rStyle w:val="FootnoteCharacters"/>
        </w:rPr>
        <w:tab/>
      </w:r>
      <w:r>
        <w:t>[Aside] in original text.</w:t>
      </w:r>
    </w:p>
  </w:footnote>
  <w:footnote w:id="7">
    <w:p w14:paraId="06CF6267" w14:textId="77777777" w:rsidR="00E324CC" w:rsidRDefault="00000000">
      <w:pPr>
        <w:pStyle w:val="FootnoteText"/>
        <w:rPr>
          <w:rFonts w:hint="eastAsia"/>
        </w:rPr>
      </w:pPr>
      <w:r>
        <w:rPr>
          <w:rStyle w:val="FootnoteCharacters"/>
        </w:rPr>
        <w:footnoteRef/>
      </w:r>
      <w:r>
        <w:rPr>
          <w:rStyle w:val="FootnoteCharacters"/>
        </w:rPr>
        <w:tab/>
      </w:r>
      <w:r>
        <w:t>[Aside] in original text.</w:t>
      </w:r>
    </w:p>
  </w:footnote>
  <w:footnote w:id="8">
    <w:p w14:paraId="5CFEAAD6" w14:textId="77777777" w:rsidR="00E324CC" w:rsidRDefault="00000000">
      <w:pPr>
        <w:pStyle w:val="FootnoteText"/>
        <w:rPr>
          <w:rFonts w:hint="eastAsia"/>
        </w:rPr>
      </w:pPr>
      <w:r>
        <w:rPr>
          <w:rStyle w:val="FootnoteCharacters"/>
        </w:rPr>
        <w:footnoteRef/>
      </w:r>
      <w:r>
        <w:rPr>
          <w:rStyle w:val="FootnoteCharacters"/>
        </w:rPr>
        <w:tab/>
      </w:r>
      <w:r>
        <w:t>[Aside to Banquo] in original text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 Marquis">
    <w15:presenceInfo w15:providerId="Windows Live" w15:userId="00cc248910757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324CC"/>
    <w:rsid w:val="00035D35"/>
    <w:rsid w:val="000450C1"/>
    <w:rsid w:val="0004580F"/>
    <w:rsid w:val="0004749B"/>
    <w:rsid w:val="00053BDB"/>
    <w:rsid w:val="00060A8E"/>
    <w:rsid w:val="00061786"/>
    <w:rsid w:val="000722B4"/>
    <w:rsid w:val="0007706D"/>
    <w:rsid w:val="00087144"/>
    <w:rsid w:val="00096455"/>
    <w:rsid w:val="000A2DA8"/>
    <w:rsid w:val="000B7A65"/>
    <w:rsid w:val="000D07E3"/>
    <w:rsid w:val="000E615E"/>
    <w:rsid w:val="000E70BD"/>
    <w:rsid w:val="00103E65"/>
    <w:rsid w:val="00105910"/>
    <w:rsid w:val="00107AD8"/>
    <w:rsid w:val="00112B69"/>
    <w:rsid w:val="001202B8"/>
    <w:rsid w:val="00132A20"/>
    <w:rsid w:val="00134D50"/>
    <w:rsid w:val="001377D2"/>
    <w:rsid w:val="00143FC3"/>
    <w:rsid w:val="001553D1"/>
    <w:rsid w:val="00163858"/>
    <w:rsid w:val="001640C9"/>
    <w:rsid w:val="001664C9"/>
    <w:rsid w:val="0017251A"/>
    <w:rsid w:val="00191FC9"/>
    <w:rsid w:val="00193925"/>
    <w:rsid w:val="001A0AA2"/>
    <w:rsid w:val="001B62AA"/>
    <w:rsid w:val="001F6D44"/>
    <w:rsid w:val="002004CA"/>
    <w:rsid w:val="002251B1"/>
    <w:rsid w:val="002266BF"/>
    <w:rsid w:val="00237E75"/>
    <w:rsid w:val="002421C1"/>
    <w:rsid w:val="002501CE"/>
    <w:rsid w:val="00271AF5"/>
    <w:rsid w:val="002766D3"/>
    <w:rsid w:val="00293194"/>
    <w:rsid w:val="0029621A"/>
    <w:rsid w:val="002A62B1"/>
    <w:rsid w:val="002B1F63"/>
    <w:rsid w:val="002C60F7"/>
    <w:rsid w:val="002E6B24"/>
    <w:rsid w:val="002E73FD"/>
    <w:rsid w:val="00313E7A"/>
    <w:rsid w:val="00315088"/>
    <w:rsid w:val="003262CE"/>
    <w:rsid w:val="003355B6"/>
    <w:rsid w:val="00341CAF"/>
    <w:rsid w:val="003539CB"/>
    <w:rsid w:val="00366ED4"/>
    <w:rsid w:val="00371184"/>
    <w:rsid w:val="00376B4F"/>
    <w:rsid w:val="003A6F9C"/>
    <w:rsid w:val="003C5C7F"/>
    <w:rsid w:val="003D13BE"/>
    <w:rsid w:val="003F11EE"/>
    <w:rsid w:val="003F3FED"/>
    <w:rsid w:val="004052E4"/>
    <w:rsid w:val="004128D7"/>
    <w:rsid w:val="00420ACB"/>
    <w:rsid w:val="004410D9"/>
    <w:rsid w:val="0044551F"/>
    <w:rsid w:val="0046571F"/>
    <w:rsid w:val="00470609"/>
    <w:rsid w:val="00473EDD"/>
    <w:rsid w:val="004938F7"/>
    <w:rsid w:val="004977D2"/>
    <w:rsid w:val="004A2A9C"/>
    <w:rsid w:val="004B3940"/>
    <w:rsid w:val="004C6BDF"/>
    <w:rsid w:val="004D0BAC"/>
    <w:rsid w:val="004D1807"/>
    <w:rsid w:val="004D664A"/>
    <w:rsid w:val="004D7453"/>
    <w:rsid w:val="004E263D"/>
    <w:rsid w:val="004E634C"/>
    <w:rsid w:val="004E7FB7"/>
    <w:rsid w:val="004F3053"/>
    <w:rsid w:val="00503F2E"/>
    <w:rsid w:val="00510620"/>
    <w:rsid w:val="00520368"/>
    <w:rsid w:val="00525334"/>
    <w:rsid w:val="0053413F"/>
    <w:rsid w:val="00543623"/>
    <w:rsid w:val="00564ED3"/>
    <w:rsid w:val="00571A5C"/>
    <w:rsid w:val="00572105"/>
    <w:rsid w:val="00577CD7"/>
    <w:rsid w:val="00580EBC"/>
    <w:rsid w:val="00582CDF"/>
    <w:rsid w:val="00596B29"/>
    <w:rsid w:val="00597FC1"/>
    <w:rsid w:val="005A479F"/>
    <w:rsid w:val="005C6D7D"/>
    <w:rsid w:val="005D5135"/>
    <w:rsid w:val="005D68EB"/>
    <w:rsid w:val="005F1838"/>
    <w:rsid w:val="005F18A0"/>
    <w:rsid w:val="005F2C94"/>
    <w:rsid w:val="00610AEE"/>
    <w:rsid w:val="00614F2D"/>
    <w:rsid w:val="0061765D"/>
    <w:rsid w:val="0062184C"/>
    <w:rsid w:val="0064021C"/>
    <w:rsid w:val="00667494"/>
    <w:rsid w:val="006703AD"/>
    <w:rsid w:val="00681DEE"/>
    <w:rsid w:val="006B1510"/>
    <w:rsid w:val="006B740A"/>
    <w:rsid w:val="006F2206"/>
    <w:rsid w:val="006F3BBC"/>
    <w:rsid w:val="00714D3D"/>
    <w:rsid w:val="00736240"/>
    <w:rsid w:val="00736F55"/>
    <w:rsid w:val="00741802"/>
    <w:rsid w:val="0074453C"/>
    <w:rsid w:val="00744AD4"/>
    <w:rsid w:val="00762BAB"/>
    <w:rsid w:val="00762F9D"/>
    <w:rsid w:val="007640B9"/>
    <w:rsid w:val="00765AC5"/>
    <w:rsid w:val="00781704"/>
    <w:rsid w:val="00790450"/>
    <w:rsid w:val="00795F6C"/>
    <w:rsid w:val="00797800"/>
    <w:rsid w:val="007A2317"/>
    <w:rsid w:val="007C176F"/>
    <w:rsid w:val="007C2527"/>
    <w:rsid w:val="007C5034"/>
    <w:rsid w:val="007E0584"/>
    <w:rsid w:val="007E0684"/>
    <w:rsid w:val="007F555E"/>
    <w:rsid w:val="00804F3A"/>
    <w:rsid w:val="008213A7"/>
    <w:rsid w:val="00822823"/>
    <w:rsid w:val="0082470A"/>
    <w:rsid w:val="00832F21"/>
    <w:rsid w:val="00834B07"/>
    <w:rsid w:val="00837ECD"/>
    <w:rsid w:val="008578B9"/>
    <w:rsid w:val="00865A25"/>
    <w:rsid w:val="00892748"/>
    <w:rsid w:val="00893666"/>
    <w:rsid w:val="008A0668"/>
    <w:rsid w:val="008A14C5"/>
    <w:rsid w:val="008B503F"/>
    <w:rsid w:val="008C666F"/>
    <w:rsid w:val="008D1498"/>
    <w:rsid w:val="008D266B"/>
    <w:rsid w:val="008D3B49"/>
    <w:rsid w:val="008D442D"/>
    <w:rsid w:val="008D47C3"/>
    <w:rsid w:val="008D76E8"/>
    <w:rsid w:val="008E0AD5"/>
    <w:rsid w:val="008E228F"/>
    <w:rsid w:val="008F35EA"/>
    <w:rsid w:val="009155E1"/>
    <w:rsid w:val="0091683F"/>
    <w:rsid w:val="00920E95"/>
    <w:rsid w:val="0092124C"/>
    <w:rsid w:val="0092717A"/>
    <w:rsid w:val="00931FEF"/>
    <w:rsid w:val="00940B0F"/>
    <w:rsid w:val="00963A36"/>
    <w:rsid w:val="0097067F"/>
    <w:rsid w:val="009760E3"/>
    <w:rsid w:val="00984D0D"/>
    <w:rsid w:val="00985C4C"/>
    <w:rsid w:val="009908DA"/>
    <w:rsid w:val="00997717"/>
    <w:rsid w:val="009D7EFD"/>
    <w:rsid w:val="009F31DC"/>
    <w:rsid w:val="009F668B"/>
    <w:rsid w:val="00A11BA1"/>
    <w:rsid w:val="00A143EA"/>
    <w:rsid w:val="00A26707"/>
    <w:rsid w:val="00A54183"/>
    <w:rsid w:val="00A67948"/>
    <w:rsid w:val="00A70160"/>
    <w:rsid w:val="00A7060A"/>
    <w:rsid w:val="00A75E5A"/>
    <w:rsid w:val="00A8314D"/>
    <w:rsid w:val="00AA6D5B"/>
    <w:rsid w:val="00AB108F"/>
    <w:rsid w:val="00AC1FC9"/>
    <w:rsid w:val="00AD4571"/>
    <w:rsid w:val="00B01FC9"/>
    <w:rsid w:val="00B06ED0"/>
    <w:rsid w:val="00B1130F"/>
    <w:rsid w:val="00B17DA0"/>
    <w:rsid w:val="00B23CE8"/>
    <w:rsid w:val="00B51EA1"/>
    <w:rsid w:val="00B61DC9"/>
    <w:rsid w:val="00B63CEC"/>
    <w:rsid w:val="00B74C0C"/>
    <w:rsid w:val="00BA370D"/>
    <w:rsid w:val="00BC359B"/>
    <w:rsid w:val="00BE03D0"/>
    <w:rsid w:val="00BE4F8A"/>
    <w:rsid w:val="00BF02C4"/>
    <w:rsid w:val="00C04F40"/>
    <w:rsid w:val="00C146D7"/>
    <w:rsid w:val="00C21F45"/>
    <w:rsid w:val="00C22093"/>
    <w:rsid w:val="00C36243"/>
    <w:rsid w:val="00C3691C"/>
    <w:rsid w:val="00C51021"/>
    <w:rsid w:val="00C53B09"/>
    <w:rsid w:val="00C53B63"/>
    <w:rsid w:val="00C569B2"/>
    <w:rsid w:val="00C637E0"/>
    <w:rsid w:val="00C83BA8"/>
    <w:rsid w:val="00CE1EE2"/>
    <w:rsid w:val="00CE249B"/>
    <w:rsid w:val="00CE7167"/>
    <w:rsid w:val="00CE7BDF"/>
    <w:rsid w:val="00CF1BB0"/>
    <w:rsid w:val="00D23070"/>
    <w:rsid w:val="00D36490"/>
    <w:rsid w:val="00D40820"/>
    <w:rsid w:val="00D47CDF"/>
    <w:rsid w:val="00D67D0C"/>
    <w:rsid w:val="00D76AAD"/>
    <w:rsid w:val="00D81E8E"/>
    <w:rsid w:val="00D8259A"/>
    <w:rsid w:val="00D9296C"/>
    <w:rsid w:val="00DD0644"/>
    <w:rsid w:val="00DE5DC1"/>
    <w:rsid w:val="00DF5BD1"/>
    <w:rsid w:val="00E00A17"/>
    <w:rsid w:val="00E01EB5"/>
    <w:rsid w:val="00E17D61"/>
    <w:rsid w:val="00E2143E"/>
    <w:rsid w:val="00E2235E"/>
    <w:rsid w:val="00E30395"/>
    <w:rsid w:val="00E324CC"/>
    <w:rsid w:val="00E35FCB"/>
    <w:rsid w:val="00E45B5F"/>
    <w:rsid w:val="00E608B9"/>
    <w:rsid w:val="00E67499"/>
    <w:rsid w:val="00E677D1"/>
    <w:rsid w:val="00E75815"/>
    <w:rsid w:val="00E85C80"/>
    <w:rsid w:val="00EC4325"/>
    <w:rsid w:val="00ED5C8D"/>
    <w:rsid w:val="00EE2EFC"/>
    <w:rsid w:val="00EE3C40"/>
    <w:rsid w:val="00EE6CA9"/>
    <w:rsid w:val="00EE75FD"/>
    <w:rsid w:val="00F24679"/>
    <w:rsid w:val="00F24E53"/>
    <w:rsid w:val="00F33548"/>
    <w:rsid w:val="00F40825"/>
    <w:rsid w:val="00F41989"/>
    <w:rsid w:val="00F6335E"/>
    <w:rsid w:val="00F66173"/>
    <w:rsid w:val="00F67820"/>
    <w:rsid w:val="00F7425E"/>
    <w:rsid w:val="00F74AE7"/>
    <w:rsid w:val="00F96821"/>
    <w:rsid w:val="00F96E34"/>
    <w:rsid w:val="00FA689B"/>
    <w:rsid w:val="00FA716F"/>
    <w:rsid w:val="00FB1A27"/>
    <w:rsid w:val="00FB3777"/>
    <w:rsid w:val="00FB488C"/>
    <w:rsid w:val="00FB7757"/>
    <w:rsid w:val="00FC0DD9"/>
    <w:rsid w:val="00FE0307"/>
    <w:rsid w:val="00FE1D8A"/>
    <w:rsid w:val="00FE1E18"/>
    <w:rsid w:val="00FF45E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6A56"/>
  <w15:docId w15:val="{5A28EFBE-5569-4CBF-B54D-2C6A9572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Arial"/>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InternetLink">
    <w:name w:val="Internet Link"/>
    <w:rPr>
      <w:color w:val="000080"/>
      <w:u w:val="single"/>
    </w:rPr>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dnoteText">
    <w:name w:val="endnote text"/>
    <w:basedOn w:val="Normal"/>
    <w:pPr>
      <w:suppressLineNumbers/>
      <w:ind w:left="339" w:hanging="339"/>
    </w:pPr>
    <w:rPr>
      <w:sz w:val="20"/>
      <w:szCs w:val="20"/>
    </w:rPr>
  </w:style>
  <w:style w:type="paragraph" w:styleId="FootnoteText">
    <w:name w:val="footnote text"/>
    <w:basedOn w:val="Normal"/>
    <w:pPr>
      <w:suppressLineNumbers/>
      <w:ind w:left="339" w:hanging="339"/>
    </w:pPr>
    <w:rPr>
      <w:sz w:val="20"/>
      <w:szCs w:val="20"/>
    </w:rPr>
  </w:style>
  <w:style w:type="paragraph" w:styleId="Revision">
    <w:name w:val="Revision"/>
    <w:hidden/>
    <w:uiPriority w:val="99"/>
    <w:semiHidden/>
    <w:rsid w:val="00892748"/>
    <w:rPr>
      <w:rFonts w:cs="Mangal"/>
      <w:sz w:val="24"/>
      <w:szCs w:val="21"/>
    </w:rPr>
  </w:style>
  <w:style w:type="character" w:styleId="CommentReference">
    <w:name w:val="annotation reference"/>
    <w:basedOn w:val="DefaultParagraphFont"/>
    <w:uiPriority w:val="99"/>
    <w:semiHidden/>
    <w:unhideWhenUsed/>
    <w:rsid w:val="005D68EB"/>
    <w:rPr>
      <w:sz w:val="16"/>
      <w:szCs w:val="16"/>
    </w:rPr>
  </w:style>
  <w:style w:type="paragraph" w:styleId="CommentText">
    <w:name w:val="annotation text"/>
    <w:basedOn w:val="Normal"/>
    <w:link w:val="CommentTextChar"/>
    <w:uiPriority w:val="99"/>
    <w:unhideWhenUsed/>
    <w:rsid w:val="005D68EB"/>
    <w:rPr>
      <w:rFonts w:cs="Mangal"/>
      <w:sz w:val="20"/>
      <w:szCs w:val="18"/>
    </w:rPr>
  </w:style>
  <w:style w:type="character" w:customStyle="1" w:styleId="CommentTextChar">
    <w:name w:val="Comment Text Char"/>
    <w:basedOn w:val="DefaultParagraphFont"/>
    <w:link w:val="CommentText"/>
    <w:uiPriority w:val="99"/>
    <w:rsid w:val="005D68EB"/>
    <w:rPr>
      <w:rFonts w:cs="Mangal"/>
      <w:szCs w:val="18"/>
    </w:rPr>
  </w:style>
  <w:style w:type="paragraph" w:styleId="CommentSubject">
    <w:name w:val="annotation subject"/>
    <w:basedOn w:val="CommentText"/>
    <w:next w:val="CommentText"/>
    <w:link w:val="CommentSubjectChar"/>
    <w:uiPriority w:val="99"/>
    <w:semiHidden/>
    <w:unhideWhenUsed/>
    <w:rsid w:val="005D68EB"/>
    <w:rPr>
      <w:b/>
      <w:bCs/>
    </w:rPr>
  </w:style>
  <w:style w:type="character" w:customStyle="1" w:styleId="CommentSubjectChar">
    <w:name w:val="Comment Subject Char"/>
    <w:basedOn w:val="CommentTextChar"/>
    <w:link w:val="CommentSubject"/>
    <w:uiPriority w:val="99"/>
    <w:semiHidden/>
    <w:rsid w:val="005D68EB"/>
    <w:rPr>
      <w:rFonts w:cs="Mangal"/>
      <w:b/>
      <w:bCs/>
      <w:szCs w:val="18"/>
    </w:rPr>
  </w:style>
  <w:style w:type="character" w:styleId="FootnoteReference">
    <w:name w:val="footnote reference"/>
    <w:basedOn w:val="DefaultParagraphFont"/>
    <w:uiPriority w:val="99"/>
    <w:semiHidden/>
    <w:unhideWhenUsed/>
    <w:rsid w:val="0029621A"/>
    <w:rPr>
      <w:vertAlign w:val="superscript"/>
    </w:rPr>
  </w:style>
  <w:style w:type="character" w:customStyle="1" w:styleId="cf01">
    <w:name w:val="cf01"/>
    <w:basedOn w:val="DefaultParagraphFont"/>
    <w:rsid w:val="0029621A"/>
    <w:rPr>
      <w:rFonts w:ascii="Segoe UI" w:hAnsi="Segoe UI" w:cs="Segoe UI" w:hint="default"/>
      <w:sz w:val="30"/>
      <w:szCs w:val="30"/>
    </w:rPr>
  </w:style>
  <w:style w:type="character" w:styleId="Hyperlink">
    <w:name w:val="Hyperlink"/>
    <w:basedOn w:val="DefaultParagraphFont"/>
    <w:uiPriority w:val="99"/>
    <w:unhideWhenUsed/>
    <w:rsid w:val="00B01FC9"/>
    <w:rPr>
      <w:color w:val="467886" w:themeColor="hyperlink"/>
      <w:u w:val="single"/>
    </w:rPr>
  </w:style>
  <w:style w:type="character" w:styleId="UnresolvedMention">
    <w:name w:val="Unresolved Mention"/>
    <w:basedOn w:val="DefaultParagraphFont"/>
    <w:uiPriority w:val="99"/>
    <w:semiHidden/>
    <w:unhideWhenUsed/>
    <w:rsid w:val="00B01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9" Type="http://schemas.openxmlformats.org/officeDocument/2006/relationships/image" Target="media/image39.png"/><Relationship Id="rId21" Type="http://schemas.openxmlformats.org/officeDocument/2006/relationships/image" Target="media/image21.png"/><Relationship Id="rId34" Type="http://schemas.openxmlformats.org/officeDocument/2006/relationships/image" Target="media/image34.png"/><Relationship Id="rId42" Type="http://schemas.openxmlformats.org/officeDocument/2006/relationships/image" Target="media/image42.png"/><Relationship Id="rId47" Type="http://schemas.openxmlformats.org/officeDocument/2006/relationships/image" Target="media/image47.png"/><Relationship Id="rId7" Type="http://schemas.openxmlformats.org/officeDocument/2006/relationships/image" Target="media/image7.png"/><Relationship Id="rId2" Type="http://schemas.openxmlformats.org/officeDocument/2006/relationships/image" Target="media/image2.png"/><Relationship Id="rId16" Type="http://schemas.openxmlformats.org/officeDocument/2006/relationships/image" Target="media/image16.png"/><Relationship Id="rId29" Type="http://schemas.openxmlformats.org/officeDocument/2006/relationships/image" Target="media/image29.png"/><Relationship Id="rId11" Type="http://schemas.openxmlformats.org/officeDocument/2006/relationships/image" Target="media/image11.png"/><Relationship Id="rId24" Type="http://schemas.openxmlformats.org/officeDocument/2006/relationships/image" Target="media/image24.png"/><Relationship Id="rId32" Type="http://schemas.openxmlformats.org/officeDocument/2006/relationships/image" Target="media/image32.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image" Target="media/image45.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36.png"/><Relationship Id="rId49" Type="http://schemas.openxmlformats.org/officeDocument/2006/relationships/image" Target="media/image49.png"/><Relationship Id="rId10" Type="http://schemas.openxmlformats.org/officeDocument/2006/relationships/image" Target="media/image10.png"/><Relationship Id="rId19" Type="http://schemas.openxmlformats.org/officeDocument/2006/relationships/image" Target="media/image19.png"/><Relationship Id="rId31" Type="http://schemas.openxmlformats.org/officeDocument/2006/relationships/image" Target="media/image31.png"/><Relationship Id="rId44" Type="http://schemas.openxmlformats.org/officeDocument/2006/relationships/image" Target="media/image44.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png"/><Relationship Id="rId43" Type="http://schemas.openxmlformats.org/officeDocument/2006/relationships/image" Target="media/image43.png"/><Relationship Id="rId48" Type="http://schemas.openxmlformats.org/officeDocument/2006/relationships/image" Target="media/image48.png"/><Relationship Id="rId8" Type="http://schemas.openxmlformats.org/officeDocument/2006/relationships/image" Target="media/image8.png"/><Relationship Id="rId3" Type="http://schemas.openxmlformats.org/officeDocument/2006/relationships/image" Target="media/image3.pn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image" Target="media/image46.png"/><Relationship Id="rId20" Type="http://schemas.openxmlformats.org/officeDocument/2006/relationships/image" Target="media/image20.png"/><Relationship Id="rId41" Type="http://schemas.openxmlformats.org/officeDocument/2006/relationships/image" Target="media/image41.png"/><Relationship Id="rId1" Type="http://schemas.openxmlformats.org/officeDocument/2006/relationships/image" Target="media/image1.png"/><Relationship Id="rId6"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575EF-FAB0-4DC9-AF70-81009994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16720</Words>
  <Characters>95304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Marquis</dc:creator>
  <dc:description/>
  <cp:lastModifiedBy>Yan Marquis</cp:lastModifiedBy>
  <cp:revision>3</cp:revision>
  <dcterms:created xsi:type="dcterms:W3CDTF">2024-03-20T15:19:00Z</dcterms:created>
  <dcterms:modified xsi:type="dcterms:W3CDTF">2024-03-20T15:22:00Z</dcterms:modified>
  <dc:language>en-GB</dc:language>
</cp:coreProperties>
</file>